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47A" w:rsidDel="00FB204E" w:rsidRDefault="004A047A" w:rsidP="00FB204E">
      <w:pPr>
        <w:bidi w:val="0"/>
        <w:jc w:val="center"/>
        <w:rPr>
          <w:del w:id="0" w:author="Omid Khalafbeigi" w:date="2020-01-01T22:02:00Z"/>
          <w:rFonts w:asciiTheme="majorBidi" w:hAnsiTheme="majorBidi" w:cstheme="majorBidi"/>
          <w:sz w:val="36"/>
          <w:szCs w:val="36"/>
        </w:rPr>
      </w:pPr>
      <w:r w:rsidRPr="003A3944">
        <w:rPr>
          <w:rFonts w:asciiTheme="majorBidi" w:hAnsiTheme="majorBidi" w:cstheme="majorBidi"/>
          <w:sz w:val="36"/>
          <w:szCs w:val="36"/>
          <w:rPrChange w:id="1" w:author="QAZVIN" w:date="2019-12-31T19:06:00Z">
            <w:rPr>
              <w:rFonts w:asciiTheme="majorBidi" w:hAnsiTheme="majorBidi" w:cstheme="majorBidi"/>
              <w:sz w:val="52"/>
              <w:szCs w:val="52"/>
            </w:rPr>
          </w:rPrChange>
        </w:rPr>
        <w:t>A Novel Approach for Image Semantic Search Engine</w:t>
      </w:r>
    </w:p>
    <w:p w:rsidR="00FB204E" w:rsidRPr="003A3944" w:rsidRDefault="00FB204E" w:rsidP="00FB204E">
      <w:pPr>
        <w:bidi w:val="0"/>
        <w:jc w:val="center"/>
        <w:rPr>
          <w:ins w:id="2" w:author="Omid Khalafbeigi" w:date="2020-01-01T22:02:00Z"/>
          <w:rFonts w:asciiTheme="majorBidi" w:hAnsiTheme="majorBidi" w:cstheme="majorBidi"/>
          <w:sz w:val="36"/>
          <w:szCs w:val="36"/>
          <w:rPrChange w:id="3" w:author="QAZVIN" w:date="2019-12-31T19:06:00Z">
            <w:rPr>
              <w:ins w:id="4" w:author="Omid Khalafbeigi" w:date="2020-01-01T22:02:00Z"/>
              <w:rFonts w:asciiTheme="majorBidi" w:hAnsiTheme="majorBidi" w:cstheme="majorBidi"/>
              <w:sz w:val="52"/>
              <w:szCs w:val="52"/>
            </w:rPr>
          </w:rPrChange>
        </w:rPr>
      </w:pPr>
    </w:p>
    <w:p w:rsidR="004A047A" w:rsidRPr="003A3944" w:rsidRDefault="004A047A" w:rsidP="00FB204E">
      <w:pPr>
        <w:bidi w:val="0"/>
        <w:jc w:val="center"/>
        <w:rPr>
          <w:rFonts w:asciiTheme="majorBidi" w:hAnsiTheme="majorBidi" w:cstheme="majorBidi"/>
          <w:sz w:val="36"/>
          <w:szCs w:val="36"/>
          <w:rPrChange w:id="5" w:author="QAZVIN" w:date="2019-12-31T19:06:00Z">
            <w:rPr>
              <w:rFonts w:asciiTheme="majorBidi" w:hAnsiTheme="majorBidi" w:cstheme="majorBidi"/>
              <w:sz w:val="52"/>
              <w:szCs w:val="52"/>
            </w:rPr>
          </w:rPrChange>
        </w:rPr>
      </w:pPr>
      <w:bookmarkStart w:id="6" w:name="_GoBack"/>
      <w:bookmarkEnd w:id="6"/>
    </w:p>
    <w:p w:rsidR="004A047A" w:rsidRPr="003A3944" w:rsidDel="00FB204E" w:rsidRDefault="00B704DF" w:rsidP="00100B64">
      <w:pPr>
        <w:bidi w:val="0"/>
        <w:jc w:val="center"/>
        <w:rPr>
          <w:del w:id="7" w:author="Omid Khalafbeigi" w:date="2020-01-01T22:02:00Z"/>
          <w:rFonts w:asciiTheme="majorBidi" w:hAnsiTheme="majorBidi" w:cstheme="majorBidi"/>
          <w:sz w:val="24"/>
          <w:szCs w:val="24"/>
          <w:rPrChange w:id="8" w:author="QAZVIN" w:date="2019-12-31T19:06:00Z">
            <w:rPr>
              <w:del w:id="9" w:author="Omid Khalafbeigi" w:date="2020-01-01T22:02:00Z"/>
              <w:rFonts w:asciiTheme="majorBidi" w:hAnsiTheme="majorBidi" w:cstheme="majorBidi"/>
              <w:sz w:val="40"/>
              <w:szCs w:val="40"/>
            </w:rPr>
          </w:rPrChange>
        </w:rPr>
      </w:pPr>
      <w:ins w:id="10" w:author="keyvan" w:date="2020-01-01T09:50:00Z">
        <w:del w:id="11" w:author="Omid Khalafbeigi" w:date="2020-01-01T22:02:00Z">
          <w:r w:rsidDel="00FB204E">
            <w:rPr>
              <w:rFonts w:asciiTheme="majorBidi" w:hAnsiTheme="majorBidi" w:cstheme="majorBidi"/>
              <w:sz w:val="24"/>
              <w:szCs w:val="24"/>
            </w:rPr>
            <w:delText>R</w:delText>
          </w:r>
        </w:del>
      </w:ins>
      <w:ins w:id="12" w:author="keyvan" w:date="2020-01-01T09:51:00Z">
        <w:del w:id="13" w:author="Omid Khalafbeigi" w:date="2020-01-01T22:02:00Z">
          <w:r w:rsidDel="00FB204E">
            <w:rPr>
              <w:rFonts w:asciiTheme="majorBidi" w:hAnsiTheme="majorBidi" w:cstheme="majorBidi"/>
              <w:sz w:val="24"/>
              <w:szCs w:val="24"/>
            </w:rPr>
            <w:delText>eza</w:delText>
          </w:r>
        </w:del>
      </w:ins>
      <w:del w:id="14" w:author="Omid Khalafbeigi" w:date="2020-01-01T22:02:00Z">
        <w:r w:rsidR="004A047A" w:rsidRPr="003A3944" w:rsidDel="00FB204E">
          <w:rPr>
            <w:rFonts w:asciiTheme="majorBidi" w:hAnsiTheme="majorBidi" w:cstheme="majorBidi"/>
            <w:sz w:val="24"/>
            <w:szCs w:val="24"/>
            <w:rPrChange w:id="15" w:author="QAZVIN" w:date="2019-12-31T19:06:00Z">
              <w:rPr>
                <w:rFonts w:asciiTheme="majorBidi" w:hAnsiTheme="majorBidi" w:cstheme="majorBidi"/>
                <w:sz w:val="40"/>
                <w:szCs w:val="40"/>
              </w:rPr>
            </w:rPrChange>
          </w:rPr>
          <w:delText>Keyvan Shalli</w:delText>
        </w:r>
      </w:del>
      <w:ins w:id="16" w:author="keyvan" w:date="2020-01-01T09:51:00Z">
        <w:del w:id="17" w:author="Omid Khalafbeigi" w:date="2020-01-01T22:02:00Z">
          <w:r w:rsidDel="00FB204E">
            <w:rPr>
              <w:rFonts w:asciiTheme="majorBidi" w:hAnsiTheme="majorBidi" w:cstheme="majorBidi"/>
              <w:sz w:val="24"/>
              <w:szCs w:val="24"/>
            </w:rPr>
            <w:delText xml:space="preserve"> , </w:delText>
          </w:r>
        </w:del>
      </w:ins>
      <w:ins w:id="18" w:author="keyvan" w:date="2020-01-01T09:52:00Z">
        <w:del w:id="19" w:author="Omid Khalafbeigi" w:date="2020-01-01T22:02:00Z">
          <w:r w:rsidDel="00FB204E">
            <w:rPr>
              <w:rFonts w:asciiTheme="majorBidi" w:hAnsiTheme="majorBidi" w:cstheme="majorBidi"/>
              <w:sz w:val="24"/>
              <w:szCs w:val="24"/>
            </w:rPr>
            <w:delText>Mohammad bagher Menhaj</w:delText>
          </w:r>
        </w:del>
      </w:ins>
    </w:p>
    <w:p w:rsidR="004A047A" w:rsidRPr="003A3944" w:rsidRDefault="004A047A" w:rsidP="004A047A">
      <w:pPr>
        <w:bidi w:val="0"/>
        <w:jc w:val="center"/>
        <w:rPr>
          <w:rFonts w:asciiTheme="majorBidi" w:hAnsiTheme="majorBidi" w:cstheme="majorBidi"/>
          <w:sz w:val="24"/>
          <w:szCs w:val="24"/>
          <w:rPrChange w:id="20" w:author="QAZVIN" w:date="2019-12-31T19:06:00Z">
            <w:rPr>
              <w:rFonts w:asciiTheme="majorBidi" w:hAnsiTheme="majorBidi" w:cstheme="majorBidi"/>
              <w:sz w:val="40"/>
              <w:szCs w:val="40"/>
            </w:rPr>
          </w:rPrChange>
        </w:rPr>
      </w:pPr>
      <w:r w:rsidRPr="003A3944">
        <w:rPr>
          <w:rFonts w:asciiTheme="majorBidi" w:hAnsiTheme="majorBidi" w:cstheme="majorBidi"/>
          <w:noProof/>
          <w:sz w:val="24"/>
          <w:szCs w:val="24"/>
          <w:lang w:bidi="ar-SA"/>
          <w:rPrChange w:id="21">
            <w:rPr>
              <w:rFonts w:asciiTheme="majorBidi" w:hAnsiTheme="majorBidi" w:cstheme="majorBidi"/>
              <w:noProof/>
              <w:sz w:val="40"/>
              <w:szCs w:val="40"/>
              <w:lang w:bidi="ar-SA"/>
            </w:rPr>
          </w:rPrChang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177800</wp:posOffset>
                </wp:positionV>
                <wp:extent cx="581025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81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0EB9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pt" to="45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" strokecolor="black [3213]" strokeweight=".5pt">
                <v:stroke joinstyle="miter"/>
              </v:line>
            </w:pict>
          </mc:Fallback>
        </mc:AlternateContent>
      </w:r>
    </w:p>
    <w:p w:rsidR="00384CC4" w:rsidRPr="003A3944" w:rsidRDefault="00384CC4" w:rsidP="004A047A">
      <w:pPr>
        <w:bidi w:val="0"/>
        <w:rPr>
          <w:rFonts w:asciiTheme="majorBidi" w:hAnsiTheme="majorBidi" w:cstheme="majorBidi"/>
          <w:rPrChange w:id="22" w:author="QAZVIN" w:date="2019-12-31T19:06:00Z">
            <w:rPr>
              <w:rFonts w:asciiTheme="majorBidi" w:hAnsiTheme="majorBidi" w:cstheme="majorBidi"/>
              <w:sz w:val="36"/>
              <w:szCs w:val="36"/>
            </w:rPr>
          </w:rPrChange>
        </w:rPr>
      </w:pPr>
      <w:r w:rsidRPr="003A3944">
        <w:rPr>
          <w:rFonts w:asciiTheme="majorBidi" w:hAnsiTheme="majorBidi" w:cstheme="majorBidi"/>
          <w:b/>
          <w:bCs/>
          <w:rPrChange w:id="23" w:author="QAZVIN" w:date="2019-12-31T19:06:00Z">
            <w:rPr>
              <w:rFonts w:asciiTheme="majorBidi" w:hAnsiTheme="majorBidi" w:cstheme="majorBidi"/>
              <w:b/>
              <w:bCs/>
              <w:sz w:val="36"/>
              <w:szCs w:val="36"/>
            </w:rPr>
          </w:rPrChange>
        </w:rPr>
        <w:t xml:space="preserve">Abstract </w:t>
      </w:r>
    </w:p>
    <w:p w:rsidR="004A047A" w:rsidRPr="003A3944" w:rsidRDefault="00384CC4" w:rsidP="00384CC4">
      <w:pPr>
        <w:bidi w:val="0"/>
        <w:jc w:val="both"/>
        <w:rPr>
          <w:rFonts w:asciiTheme="majorBidi" w:hAnsiTheme="majorBidi" w:cstheme="majorBidi"/>
          <w:sz w:val="20"/>
          <w:szCs w:val="20"/>
          <w:rPrChange w:id="24" w:author="QAZVIN" w:date="2019-12-31T19:06:00Z">
            <w:rPr>
              <w:rFonts w:asciiTheme="majorBidi" w:hAnsiTheme="majorBidi" w:cstheme="majorBidi"/>
              <w:sz w:val="32"/>
              <w:szCs w:val="32"/>
            </w:rPr>
          </w:rPrChange>
        </w:rPr>
      </w:pPr>
      <w:r w:rsidRPr="003A3944">
        <w:rPr>
          <w:rFonts w:asciiTheme="majorBidi" w:hAnsiTheme="majorBidi" w:cstheme="majorBidi"/>
          <w:rPrChange w:id="25" w:author="QAZVIN" w:date="2019-12-31T19:06:00Z">
            <w:rPr>
              <w:rFonts w:asciiTheme="majorBidi" w:hAnsiTheme="majorBidi" w:cstheme="majorBidi"/>
              <w:sz w:val="36"/>
              <w:szCs w:val="36"/>
            </w:rPr>
          </w:rPrChange>
        </w:rPr>
        <w:t>We introduce ISSE, as a fully featured semantic search engine for images on the internet. This system gives the user the ability to search with both textual queries and image contents. It relies on ontology and the semantic meaning of the queries to present the user related searches and the results. Additionally, it uses the SIFT algorithm to analyze images for their key points and get visually similar images from database as well as images with contents related to the meaning of the content of the input image. The implementation of the proposed system is introduced and tested with 6 million input images.</w:t>
      </w:r>
    </w:p>
    <w:p w:rsidR="004A047A" w:rsidRPr="003A3944" w:rsidRDefault="00384CC4" w:rsidP="004A047A">
      <w:pPr>
        <w:bidi w:val="0"/>
        <w:rPr>
          <w:rFonts w:asciiTheme="majorBidi" w:hAnsiTheme="majorBidi" w:cstheme="majorBidi"/>
          <w:sz w:val="20"/>
          <w:szCs w:val="20"/>
          <w:rPrChange w:id="26" w:author="QAZVIN" w:date="2019-12-31T19:06:00Z">
            <w:rPr>
              <w:rFonts w:asciiTheme="majorBidi" w:hAnsiTheme="majorBidi" w:cstheme="majorBidi"/>
              <w:sz w:val="32"/>
              <w:szCs w:val="32"/>
            </w:rPr>
          </w:rPrChange>
        </w:rPr>
      </w:pPr>
      <w:r w:rsidRPr="003A3944">
        <w:rPr>
          <w:rFonts w:asciiTheme="majorBidi" w:hAnsiTheme="majorBidi" w:cstheme="majorBidi"/>
          <w:noProof/>
          <w:sz w:val="24"/>
          <w:szCs w:val="24"/>
          <w:lang w:bidi="ar-SA"/>
          <w:rPrChange w:id="27">
            <w:rPr>
              <w:rFonts w:asciiTheme="majorBidi" w:hAnsiTheme="majorBidi" w:cstheme="majorBidi"/>
              <w:noProof/>
              <w:sz w:val="40"/>
              <w:szCs w:val="40"/>
              <w:lang w:bidi="ar-SA"/>
            </w:rPr>
          </w:rPrChange>
        </w:rPr>
        <mc:AlternateContent>
          <mc:Choice Requires="wps">
            <w:drawing>
              <wp:anchor distT="0" distB="0" distL="114300" distR="114300" simplePos="0" relativeHeight="251661312" behindDoc="0" locked="0" layoutInCell="1" allowOverlap="1" wp14:anchorId="5B5A20BB" wp14:editId="2BA67A61">
                <wp:simplePos x="0" y="0"/>
                <wp:positionH relativeFrom="column">
                  <wp:posOffset>-19050</wp:posOffset>
                </wp:positionH>
                <wp:positionV relativeFrom="paragraph">
                  <wp:posOffset>34925</wp:posOffset>
                </wp:positionV>
                <wp:extent cx="58102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5810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4EEDD"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75pt" to="45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" strokecolor="black [3213]" strokeweight=".5pt">
                <v:stroke joinstyle="miter"/>
              </v:line>
            </w:pict>
          </mc:Fallback>
        </mc:AlternateContent>
      </w:r>
    </w:p>
    <w:p w:rsidR="004A047A" w:rsidRPr="003A3944" w:rsidRDefault="004A047A" w:rsidP="004A047A">
      <w:pPr>
        <w:bidi w:val="0"/>
        <w:rPr>
          <w:rFonts w:asciiTheme="majorBidi" w:hAnsiTheme="majorBidi" w:cstheme="majorBidi"/>
          <w:sz w:val="20"/>
          <w:szCs w:val="20"/>
          <w:rPrChange w:id="28" w:author="QAZVIN" w:date="2019-12-31T19:06:00Z">
            <w:rPr>
              <w:rFonts w:asciiTheme="majorBidi" w:hAnsiTheme="majorBidi" w:cstheme="majorBidi"/>
              <w:sz w:val="32"/>
              <w:szCs w:val="32"/>
            </w:rPr>
          </w:rPrChange>
        </w:rPr>
        <w:sectPr w:rsidR="004A047A" w:rsidRPr="003A3944" w:rsidSect="002E6EC7">
          <w:pgSz w:w="11906" w:h="16838"/>
          <w:pgMar w:top="1440" w:right="1440" w:bottom="1440" w:left="1440" w:header="708" w:footer="708" w:gutter="0"/>
          <w:cols w:space="708"/>
          <w:bidi/>
          <w:rtlGutter/>
          <w:docGrid w:linePitch="360"/>
        </w:sectPr>
      </w:pPr>
    </w:p>
    <w:p w:rsidR="004A047A" w:rsidRPr="003A3944" w:rsidRDefault="004A047A" w:rsidP="004A047A">
      <w:pPr>
        <w:pStyle w:val="Heading1"/>
        <w:spacing w:before="360" w:after="240"/>
        <w:rPr>
          <w:rFonts w:asciiTheme="majorBidi" w:hAnsiTheme="majorBidi"/>
          <w:color w:val="auto"/>
          <w:sz w:val="20"/>
          <w:szCs w:val="20"/>
          <w:rPrChange w:id="29" w:author="QAZVIN" w:date="2019-12-31T19:06:00Z">
            <w:rPr>
              <w:rFonts w:asciiTheme="majorBidi" w:hAnsiTheme="majorBidi"/>
              <w:color w:val="auto"/>
              <w:sz w:val="32"/>
              <w:szCs w:val="32"/>
            </w:rPr>
          </w:rPrChange>
        </w:rPr>
      </w:pPr>
      <w:r w:rsidRPr="003A3944">
        <w:rPr>
          <w:rFonts w:asciiTheme="majorBidi" w:hAnsiTheme="majorBidi"/>
          <w:b w:val="0"/>
          <w:bCs w:val="0"/>
          <w:color w:val="auto"/>
          <w:sz w:val="20"/>
          <w:szCs w:val="20"/>
          <w:rPrChange w:id="30" w:author="QAZVIN" w:date="2019-12-31T19:06:00Z">
            <w:rPr>
              <w:rFonts w:asciiTheme="majorBidi" w:eastAsiaTheme="minorHAnsi" w:hAnsiTheme="majorBidi" w:cstheme="minorBidi"/>
              <w:b w:val="0"/>
              <w:bCs w:val="0"/>
              <w:color w:val="auto"/>
              <w:sz w:val="32"/>
              <w:szCs w:val="32"/>
              <w:lang w:bidi="fa-IR"/>
            </w:rPr>
          </w:rPrChange>
        </w:rPr>
        <w:lastRenderedPageBreak/>
        <w:t>1.</w:t>
      </w:r>
      <w:r w:rsidRPr="003A3944">
        <w:rPr>
          <w:rFonts w:asciiTheme="majorBidi" w:hAnsiTheme="majorBidi"/>
          <w:color w:val="auto"/>
          <w:sz w:val="20"/>
          <w:szCs w:val="20"/>
          <w:rPrChange w:id="31" w:author="QAZVIN" w:date="2019-12-31T19:06:00Z">
            <w:rPr>
              <w:rFonts w:asciiTheme="majorBidi" w:eastAsiaTheme="minorHAnsi" w:hAnsiTheme="majorBidi" w:cstheme="minorBidi"/>
              <w:b w:val="0"/>
              <w:bCs w:val="0"/>
              <w:color w:val="auto"/>
              <w:sz w:val="32"/>
              <w:szCs w:val="32"/>
              <w:lang w:bidi="fa-IR"/>
            </w:rPr>
          </w:rPrChange>
        </w:rPr>
        <w:t xml:space="preserve"> Introduction</w:t>
      </w:r>
    </w:p>
    <w:p w:rsidR="004A047A" w:rsidRPr="003A3944" w:rsidRDefault="004A047A" w:rsidP="00DA4EF6">
      <w:pPr>
        <w:pStyle w:val="NoSpacing"/>
        <w:spacing w:line="276" w:lineRule="auto"/>
        <w:ind w:firstLine="360"/>
        <w:jc w:val="both"/>
        <w:rPr>
          <w:rFonts w:asciiTheme="majorBidi" w:hAnsiTheme="majorBidi" w:cstheme="majorBidi"/>
          <w:sz w:val="20"/>
          <w:szCs w:val="20"/>
          <w:rPrChange w:id="3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3" w:author="QAZVIN" w:date="2019-12-31T19:06:00Z">
            <w:rPr>
              <w:rFonts w:asciiTheme="majorBidi" w:hAnsiTheme="majorBidi" w:cstheme="majorBidi"/>
              <w:sz w:val="32"/>
              <w:szCs w:val="32"/>
              <w:lang w:bidi="fa-IR"/>
            </w:rPr>
          </w:rPrChange>
        </w:rPr>
        <w:t xml:space="preserve">Most of the people today rely on search engines to find the information they need from the Internet as the biggest source of information to increase their productivity. </w:t>
      </w:r>
      <w:r w:rsidR="009B1237" w:rsidRPr="00FD75B2">
        <w:rPr>
          <w:rFonts w:asciiTheme="majorBidi" w:hAnsiTheme="majorBidi" w:cstheme="majorBidi"/>
          <w:sz w:val="20"/>
          <w:szCs w:val="20"/>
          <w:rPrChange w:id="34" w:author="QAZVIN" w:date="2019-12-31T19:39:00Z">
            <w:rPr>
              <w:rFonts w:asciiTheme="majorBidi" w:hAnsiTheme="majorBidi" w:cstheme="majorBidi"/>
              <w:color w:val="00B0F0"/>
              <w:sz w:val="32"/>
              <w:szCs w:val="32"/>
              <w:lang w:bidi="fa-IR"/>
            </w:rPr>
          </w:rPrChange>
        </w:rPr>
        <w:t>The</w:t>
      </w:r>
      <w:r w:rsidRPr="003A3944">
        <w:rPr>
          <w:rFonts w:asciiTheme="majorBidi" w:hAnsiTheme="majorBidi" w:cstheme="majorBidi"/>
          <w:sz w:val="20"/>
          <w:szCs w:val="20"/>
          <w:rPrChange w:id="35" w:author="QAZVIN" w:date="2019-12-31T19:06:00Z">
            <w:rPr>
              <w:rFonts w:asciiTheme="majorBidi" w:hAnsiTheme="majorBidi" w:cstheme="majorBidi"/>
              <w:sz w:val="32"/>
              <w:szCs w:val="32"/>
              <w:lang w:bidi="fa-IR"/>
            </w:rPr>
          </w:rPrChange>
        </w:rPr>
        <w:t xml:space="preserve"> more information eac</w:t>
      </w:r>
      <w:r w:rsidR="009B1237" w:rsidRPr="003A3944">
        <w:rPr>
          <w:rFonts w:asciiTheme="majorBidi" w:hAnsiTheme="majorBidi" w:cstheme="majorBidi"/>
          <w:sz w:val="20"/>
          <w:szCs w:val="20"/>
          <w:rPrChange w:id="36" w:author="QAZVIN" w:date="2019-12-31T19:06:00Z">
            <w:rPr>
              <w:rFonts w:asciiTheme="majorBidi" w:hAnsiTheme="majorBidi" w:cstheme="majorBidi"/>
              <w:sz w:val="32"/>
              <w:szCs w:val="32"/>
              <w:lang w:bidi="fa-IR"/>
            </w:rPr>
          </w:rPrChange>
        </w:rPr>
        <w:t xml:space="preserve">h day poured into the mix, </w:t>
      </w:r>
      <w:r w:rsidR="009B1237" w:rsidRPr="00FD75B2">
        <w:rPr>
          <w:rFonts w:asciiTheme="majorBidi" w:hAnsiTheme="majorBidi" w:cstheme="majorBidi"/>
          <w:sz w:val="20"/>
          <w:szCs w:val="20"/>
          <w:rPrChange w:id="37" w:author="QAZVIN" w:date="2019-12-31T19:39:00Z">
            <w:rPr>
              <w:rFonts w:asciiTheme="majorBidi" w:hAnsiTheme="majorBidi" w:cstheme="majorBidi"/>
              <w:color w:val="00B0F0"/>
              <w:sz w:val="32"/>
              <w:szCs w:val="32"/>
              <w:lang w:bidi="fa-IR"/>
            </w:rPr>
          </w:rPrChange>
        </w:rPr>
        <w:t>The</w:t>
      </w:r>
      <w:r w:rsidRPr="003A3944">
        <w:rPr>
          <w:rFonts w:asciiTheme="majorBidi" w:hAnsiTheme="majorBidi" w:cstheme="majorBidi"/>
          <w:sz w:val="20"/>
          <w:szCs w:val="20"/>
          <w:rPrChange w:id="38" w:author="QAZVIN" w:date="2019-12-31T19:06:00Z">
            <w:rPr>
              <w:rFonts w:asciiTheme="majorBidi" w:hAnsiTheme="majorBidi" w:cstheme="majorBidi"/>
              <w:sz w:val="32"/>
              <w:szCs w:val="32"/>
              <w:lang w:bidi="fa-IR"/>
            </w:rPr>
          </w:rPrChange>
        </w:rPr>
        <w:t xml:space="preserve"> harder</w:t>
      </w:r>
      <w:r w:rsidR="009B1237" w:rsidRPr="003A3944">
        <w:rPr>
          <w:rFonts w:asciiTheme="majorBidi" w:hAnsiTheme="majorBidi" w:cstheme="majorBidi"/>
          <w:sz w:val="20"/>
          <w:szCs w:val="20"/>
          <w:rPrChange w:id="39" w:author="QAZVIN" w:date="2019-12-31T19:06:00Z">
            <w:rPr>
              <w:rFonts w:asciiTheme="majorBidi" w:hAnsiTheme="majorBidi" w:cstheme="majorBidi"/>
              <w:sz w:val="32"/>
              <w:szCs w:val="32"/>
              <w:lang w:bidi="fa-IR"/>
            </w:rPr>
          </w:rPrChange>
        </w:rPr>
        <w:t xml:space="preserve"> </w:t>
      </w:r>
      <w:r w:rsidR="009B1237" w:rsidRPr="00FD75B2">
        <w:rPr>
          <w:rFonts w:asciiTheme="majorBidi" w:hAnsiTheme="majorBidi" w:cstheme="majorBidi"/>
          <w:sz w:val="20"/>
          <w:szCs w:val="20"/>
          <w:rPrChange w:id="40" w:author="QAZVIN" w:date="2019-12-31T19:40:00Z">
            <w:rPr>
              <w:rFonts w:asciiTheme="majorBidi" w:hAnsiTheme="majorBidi" w:cstheme="majorBidi"/>
              <w:color w:val="00B0F0"/>
              <w:sz w:val="32"/>
              <w:szCs w:val="32"/>
              <w:lang w:bidi="fa-IR"/>
            </w:rPr>
          </w:rPrChange>
        </w:rPr>
        <w:t>it gets</w:t>
      </w:r>
      <w:r w:rsidRPr="003A3944">
        <w:rPr>
          <w:rFonts w:asciiTheme="majorBidi" w:hAnsiTheme="majorBidi" w:cstheme="majorBidi"/>
          <w:color w:val="00B0F0"/>
          <w:sz w:val="20"/>
          <w:szCs w:val="20"/>
          <w:rPrChange w:id="41" w:author="QAZVIN" w:date="2019-12-31T19:06:00Z">
            <w:rPr>
              <w:rFonts w:asciiTheme="majorBidi" w:hAnsiTheme="majorBidi" w:cstheme="majorBidi"/>
              <w:color w:val="00B0F0"/>
              <w:sz w:val="32"/>
              <w:szCs w:val="32"/>
              <w:lang w:bidi="fa-IR"/>
            </w:rPr>
          </w:rPrChange>
        </w:rPr>
        <w:t xml:space="preserve"> </w:t>
      </w:r>
      <w:r w:rsidRPr="003A3944">
        <w:rPr>
          <w:rFonts w:asciiTheme="majorBidi" w:hAnsiTheme="majorBidi" w:cstheme="majorBidi"/>
          <w:sz w:val="20"/>
          <w:szCs w:val="20"/>
          <w:rPrChange w:id="42" w:author="QAZVIN" w:date="2019-12-31T19:06:00Z">
            <w:rPr>
              <w:rFonts w:asciiTheme="majorBidi" w:hAnsiTheme="majorBidi" w:cstheme="majorBidi"/>
              <w:sz w:val="32"/>
              <w:szCs w:val="32"/>
              <w:lang w:bidi="fa-IR"/>
            </w:rPr>
          </w:rPrChange>
        </w:rPr>
        <w:t xml:space="preserve">to achieve this task. Users need a tool to extract the information </w:t>
      </w:r>
      <w:r w:rsidR="009B1237" w:rsidRPr="00FD75B2">
        <w:rPr>
          <w:rFonts w:asciiTheme="majorBidi" w:hAnsiTheme="majorBidi" w:cstheme="majorBidi"/>
          <w:sz w:val="20"/>
          <w:szCs w:val="20"/>
          <w:rPrChange w:id="43" w:author="QAZVIN" w:date="2019-12-31T19:40:00Z">
            <w:rPr>
              <w:rFonts w:asciiTheme="majorBidi" w:hAnsiTheme="majorBidi" w:cstheme="majorBidi"/>
              <w:color w:val="00B0F0"/>
              <w:sz w:val="32"/>
              <w:szCs w:val="32"/>
              <w:lang w:bidi="fa-IR"/>
            </w:rPr>
          </w:rPrChange>
        </w:rPr>
        <w:t>they</w:t>
      </w:r>
      <w:r w:rsidRPr="00FD75B2">
        <w:rPr>
          <w:rFonts w:asciiTheme="majorBidi" w:hAnsiTheme="majorBidi" w:cstheme="majorBidi"/>
          <w:sz w:val="20"/>
          <w:szCs w:val="20"/>
          <w:rPrChange w:id="44" w:author="QAZVIN" w:date="2019-12-31T19:40:00Z">
            <w:rPr>
              <w:rFonts w:asciiTheme="majorBidi" w:hAnsiTheme="majorBidi" w:cstheme="majorBidi"/>
              <w:sz w:val="32"/>
              <w:szCs w:val="32"/>
              <w:lang w:bidi="fa-IR"/>
            </w:rPr>
          </w:rPrChange>
        </w:rPr>
        <w:t xml:space="preserve"> </w:t>
      </w:r>
      <w:r w:rsidRPr="003A3944">
        <w:rPr>
          <w:rFonts w:asciiTheme="majorBidi" w:hAnsiTheme="majorBidi" w:cstheme="majorBidi"/>
          <w:sz w:val="20"/>
          <w:szCs w:val="20"/>
          <w:rPrChange w:id="45" w:author="QAZVIN" w:date="2019-12-31T19:06:00Z">
            <w:rPr>
              <w:rFonts w:asciiTheme="majorBidi" w:hAnsiTheme="majorBidi" w:cstheme="majorBidi"/>
              <w:sz w:val="32"/>
              <w:szCs w:val="32"/>
              <w:lang w:bidi="fa-IR"/>
            </w:rPr>
          </w:rPrChange>
        </w:rPr>
        <w:t xml:space="preserve">need from the internet </w:t>
      </w:r>
      <w:r w:rsidRPr="006D48BB">
        <w:rPr>
          <w:rFonts w:asciiTheme="majorBidi" w:hAnsiTheme="majorBidi" w:cstheme="majorBidi"/>
          <w:sz w:val="20"/>
          <w:szCs w:val="20"/>
          <w:rPrChange w:id="46" w:author="QAZVIN" w:date="2019-12-31T20:19:00Z">
            <w:rPr>
              <w:rFonts w:asciiTheme="majorBidi" w:hAnsiTheme="majorBidi" w:cstheme="majorBidi"/>
              <w:color w:val="70AD47" w:themeColor="accent6"/>
              <w:sz w:val="32"/>
              <w:szCs w:val="32"/>
              <w:lang w:bidi="fa-IR"/>
            </w:rPr>
          </w:rPrChange>
        </w:rPr>
        <w:t>with its help more effectively</w:t>
      </w:r>
      <w:r w:rsidRPr="003A3944">
        <w:rPr>
          <w:rFonts w:asciiTheme="majorBidi" w:hAnsiTheme="majorBidi" w:cstheme="majorBidi"/>
          <w:color w:val="70AD47" w:themeColor="accent6"/>
          <w:sz w:val="20"/>
          <w:szCs w:val="20"/>
          <w:rPrChange w:id="47" w:author="QAZVIN" w:date="2019-12-31T19:06:00Z">
            <w:rPr>
              <w:rFonts w:asciiTheme="majorBidi" w:hAnsiTheme="majorBidi" w:cstheme="majorBidi"/>
              <w:color w:val="70AD47" w:themeColor="accent6"/>
              <w:sz w:val="32"/>
              <w:szCs w:val="32"/>
              <w:lang w:bidi="fa-IR"/>
            </w:rPr>
          </w:rPrChange>
        </w:rPr>
        <w:t>.</w:t>
      </w:r>
      <w:r w:rsidRPr="003A3944">
        <w:rPr>
          <w:rFonts w:asciiTheme="majorBidi" w:hAnsiTheme="majorBidi" w:cstheme="majorBidi"/>
          <w:sz w:val="20"/>
          <w:szCs w:val="20"/>
          <w:rPrChange w:id="48" w:author="QAZVIN" w:date="2019-12-31T19:06:00Z">
            <w:rPr>
              <w:rFonts w:asciiTheme="majorBidi" w:hAnsiTheme="majorBidi" w:cstheme="majorBidi"/>
              <w:sz w:val="32"/>
              <w:szCs w:val="32"/>
              <w:lang w:bidi="fa-IR"/>
            </w:rPr>
          </w:rPrChange>
        </w:rPr>
        <w:t xml:space="preserve"> The semantic search engines are more </w:t>
      </w:r>
      <w:r w:rsidR="00DA4EF6" w:rsidRPr="006D48BB">
        <w:rPr>
          <w:rFonts w:asciiTheme="majorBidi" w:hAnsiTheme="majorBidi" w:cstheme="majorBidi"/>
          <w:sz w:val="20"/>
          <w:szCs w:val="20"/>
          <w:rPrChange w:id="49" w:author="QAZVIN" w:date="2019-12-31T20:19:00Z">
            <w:rPr>
              <w:rFonts w:asciiTheme="majorBidi" w:hAnsiTheme="majorBidi" w:cstheme="majorBidi"/>
              <w:color w:val="00B0F0"/>
              <w:sz w:val="32"/>
              <w:szCs w:val="32"/>
              <w:lang w:bidi="fa-IR"/>
            </w:rPr>
          </w:rPrChange>
        </w:rPr>
        <w:t xml:space="preserve">efficient </w:t>
      </w:r>
      <w:r w:rsidRPr="003A3944">
        <w:rPr>
          <w:rFonts w:asciiTheme="majorBidi" w:hAnsiTheme="majorBidi" w:cstheme="majorBidi"/>
          <w:sz w:val="20"/>
          <w:szCs w:val="20"/>
          <w:rPrChange w:id="50" w:author="QAZVIN" w:date="2019-12-31T19:06:00Z">
            <w:rPr>
              <w:rFonts w:asciiTheme="majorBidi" w:hAnsiTheme="majorBidi" w:cstheme="majorBidi"/>
              <w:sz w:val="32"/>
              <w:szCs w:val="32"/>
              <w:lang w:bidi="fa-IR"/>
            </w:rPr>
          </w:rPrChange>
        </w:rPr>
        <w:t xml:space="preserve">because they allow the users to search for the information based on a set of rules and their meanings </w:t>
      </w:r>
      <w:r w:rsidRPr="006D48BB">
        <w:rPr>
          <w:rFonts w:asciiTheme="majorBidi" w:hAnsiTheme="majorBidi" w:cstheme="majorBidi"/>
          <w:sz w:val="20"/>
          <w:szCs w:val="20"/>
          <w:rPrChange w:id="51" w:author="QAZVIN" w:date="2019-12-31T20:19:00Z">
            <w:rPr>
              <w:rFonts w:asciiTheme="majorBidi" w:hAnsiTheme="majorBidi" w:cstheme="majorBidi"/>
              <w:color w:val="70AD47" w:themeColor="accent6"/>
              <w:sz w:val="32"/>
              <w:szCs w:val="32"/>
              <w:lang w:bidi="fa-IR"/>
            </w:rPr>
          </w:rPrChange>
        </w:rPr>
        <w:t xml:space="preserve">in contrast </w:t>
      </w:r>
      <w:r w:rsidRPr="003A3944">
        <w:rPr>
          <w:rFonts w:asciiTheme="majorBidi" w:hAnsiTheme="majorBidi" w:cstheme="majorBidi"/>
          <w:sz w:val="20"/>
          <w:szCs w:val="20"/>
          <w:rPrChange w:id="52" w:author="QAZVIN" w:date="2019-12-31T19:06:00Z">
            <w:rPr>
              <w:rFonts w:asciiTheme="majorBidi" w:hAnsiTheme="majorBidi" w:cstheme="majorBidi"/>
              <w:sz w:val="32"/>
              <w:szCs w:val="32"/>
              <w:lang w:bidi="fa-IR"/>
            </w:rPr>
          </w:rPrChange>
        </w:rPr>
        <w:t xml:space="preserve">to only search by the textual information on a web document which is done in </w:t>
      </w:r>
      <w:r w:rsidR="00DA4EF6" w:rsidRPr="006D48BB">
        <w:rPr>
          <w:rFonts w:asciiTheme="majorBidi" w:hAnsiTheme="majorBidi" w:cstheme="majorBidi"/>
          <w:sz w:val="20"/>
          <w:szCs w:val="20"/>
          <w:rPrChange w:id="53" w:author="QAZVIN" w:date="2019-12-31T20:19:00Z">
            <w:rPr>
              <w:rFonts w:asciiTheme="majorBidi" w:hAnsiTheme="majorBidi" w:cstheme="majorBidi"/>
              <w:color w:val="00B0F0"/>
              <w:sz w:val="32"/>
              <w:szCs w:val="32"/>
              <w:lang w:bidi="fa-IR"/>
            </w:rPr>
          </w:rPrChange>
        </w:rPr>
        <w:t xml:space="preserve">the </w:t>
      </w:r>
      <w:r w:rsidRPr="003A3944">
        <w:rPr>
          <w:rFonts w:asciiTheme="majorBidi" w:hAnsiTheme="majorBidi" w:cstheme="majorBidi"/>
          <w:sz w:val="20"/>
          <w:szCs w:val="20"/>
          <w:rPrChange w:id="54" w:author="QAZVIN" w:date="2019-12-31T19:06:00Z">
            <w:rPr>
              <w:rFonts w:asciiTheme="majorBidi" w:hAnsiTheme="majorBidi" w:cstheme="majorBidi"/>
              <w:sz w:val="32"/>
              <w:szCs w:val="32"/>
              <w:lang w:bidi="fa-IR"/>
            </w:rPr>
          </w:rPrChange>
        </w:rPr>
        <w:t>standard search engines. With these kinds of tools it is possible to retrieve documents which do not include the keywords introduced by the user.</w:t>
      </w:r>
    </w:p>
    <w:p w:rsidR="004A047A" w:rsidRPr="003A3944" w:rsidRDefault="004A047A">
      <w:pPr>
        <w:pStyle w:val="NoSpacing"/>
        <w:spacing w:line="276" w:lineRule="auto"/>
        <w:ind w:firstLine="360"/>
        <w:jc w:val="both"/>
        <w:rPr>
          <w:rFonts w:asciiTheme="majorBidi" w:hAnsiTheme="majorBidi" w:cstheme="majorBidi"/>
          <w:sz w:val="20"/>
          <w:szCs w:val="20"/>
          <w:rPrChange w:id="55"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6" w:author="QAZVIN" w:date="2019-12-31T19:06:00Z">
            <w:rPr>
              <w:rFonts w:asciiTheme="majorBidi" w:hAnsiTheme="majorBidi" w:cstheme="majorBidi"/>
              <w:sz w:val="32"/>
              <w:szCs w:val="32"/>
            </w:rPr>
          </w:rPrChange>
        </w:rPr>
        <w:t>One</w:t>
      </w:r>
      <w:r w:rsidR="00BE2604" w:rsidRPr="003A3944">
        <w:rPr>
          <w:rFonts w:asciiTheme="majorBidi" w:hAnsiTheme="majorBidi" w:cstheme="majorBidi"/>
          <w:sz w:val="20"/>
          <w:szCs w:val="20"/>
          <w:rPrChange w:id="57" w:author="QAZVIN" w:date="2019-12-31T19:06:00Z">
            <w:rPr>
              <w:rFonts w:asciiTheme="majorBidi" w:hAnsiTheme="majorBidi" w:cstheme="majorBidi"/>
              <w:sz w:val="32"/>
              <w:szCs w:val="32"/>
            </w:rPr>
          </w:rPrChange>
        </w:rPr>
        <w:t xml:space="preserve"> </w:t>
      </w:r>
      <w:r w:rsidR="00BE2604" w:rsidRPr="006D48BB">
        <w:rPr>
          <w:rFonts w:asciiTheme="majorBidi" w:hAnsiTheme="majorBidi" w:cstheme="majorBidi"/>
          <w:sz w:val="20"/>
          <w:szCs w:val="20"/>
          <w:rPrChange w:id="58" w:author="QAZVIN" w:date="2019-12-31T20:20:00Z">
            <w:rPr>
              <w:rFonts w:asciiTheme="majorBidi" w:hAnsiTheme="majorBidi" w:cstheme="majorBidi"/>
              <w:color w:val="00B0F0"/>
              <w:sz w:val="32"/>
              <w:szCs w:val="32"/>
            </w:rPr>
          </w:rPrChange>
        </w:rPr>
        <w:t>of these</w:t>
      </w:r>
      <w:r w:rsidRPr="006D48BB">
        <w:rPr>
          <w:rFonts w:asciiTheme="majorBidi" w:hAnsiTheme="majorBidi" w:cstheme="majorBidi"/>
          <w:sz w:val="20"/>
          <w:szCs w:val="20"/>
          <w:rPrChange w:id="59" w:author="QAZVIN" w:date="2019-12-31T20:20:00Z">
            <w:rPr>
              <w:rFonts w:asciiTheme="majorBidi" w:hAnsiTheme="majorBidi" w:cstheme="majorBidi"/>
              <w:sz w:val="32"/>
              <w:szCs w:val="32"/>
            </w:rPr>
          </w:rPrChange>
        </w:rPr>
        <w:t xml:space="preserve"> </w:t>
      </w:r>
      <w:r w:rsidRPr="003A3944">
        <w:rPr>
          <w:rFonts w:asciiTheme="majorBidi" w:hAnsiTheme="majorBidi" w:cstheme="majorBidi"/>
          <w:sz w:val="20"/>
          <w:szCs w:val="20"/>
          <w:rPrChange w:id="60" w:author="QAZVIN" w:date="2019-12-31T19:06:00Z">
            <w:rPr>
              <w:rFonts w:asciiTheme="majorBidi" w:hAnsiTheme="majorBidi" w:cstheme="majorBidi"/>
              <w:sz w:val="32"/>
              <w:szCs w:val="32"/>
            </w:rPr>
          </w:rPrChange>
        </w:rPr>
        <w:t xml:space="preserve">kind is the semantic image search engine. Today there are many standard search engines which offer image search </w:t>
      </w:r>
      <w:r w:rsidRPr="006D48BB">
        <w:rPr>
          <w:rFonts w:asciiTheme="majorBidi" w:hAnsiTheme="majorBidi" w:cstheme="majorBidi"/>
          <w:sz w:val="20"/>
          <w:szCs w:val="20"/>
          <w:rPrChange w:id="61" w:author="QAZVIN" w:date="2019-12-31T20:20:00Z">
            <w:rPr>
              <w:rFonts w:asciiTheme="majorBidi" w:hAnsiTheme="majorBidi" w:cstheme="majorBidi"/>
              <w:color w:val="70AD47" w:themeColor="accent6"/>
              <w:sz w:val="32"/>
              <w:szCs w:val="32"/>
            </w:rPr>
          </w:rPrChange>
        </w:rPr>
        <w:t>functionality</w:t>
      </w:r>
      <w:r w:rsidRPr="003A3944">
        <w:rPr>
          <w:rFonts w:asciiTheme="majorBidi" w:hAnsiTheme="majorBidi" w:cstheme="majorBidi"/>
          <w:sz w:val="20"/>
          <w:szCs w:val="20"/>
          <w:rPrChange w:id="62" w:author="QAZVIN" w:date="2019-12-31T19:06:00Z">
            <w:rPr>
              <w:rFonts w:asciiTheme="majorBidi" w:hAnsiTheme="majorBidi" w:cstheme="majorBidi"/>
              <w:sz w:val="32"/>
              <w:szCs w:val="32"/>
            </w:rPr>
          </w:rPrChange>
        </w:rPr>
        <w:t>. Google [</w:t>
      </w:r>
      <w:r w:rsidRPr="003A3944">
        <w:rPr>
          <w:rStyle w:val="EndnoteReference"/>
          <w:rFonts w:asciiTheme="majorBidi" w:hAnsiTheme="majorBidi" w:cstheme="majorBidi"/>
          <w:sz w:val="20"/>
          <w:szCs w:val="20"/>
          <w:rPrChange w:id="63" w:author="QAZVIN" w:date="2019-12-31T19:06:00Z">
            <w:rPr>
              <w:rStyle w:val="EndnoteReference"/>
              <w:rFonts w:asciiTheme="majorBidi" w:hAnsiTheme="majorBidi" w:cstheme="majorBidi"/>
              <w:sz w:val="32"/>
              <w:szCs w:val="32"/>
            </w:rPr>
          </w:rPrChange>
        </w:rPr>
        <w:endnoteReference w:id="1"/>
      </w:r>
      <w:r w:rsidRPr="003A3944">
        <w:rPr>
          <w:rFonts w:asciiTheme="majorBidi" w:hAnsiTheme="majorBidi" w:cstheme="majorBidi"/>
          <w:sz w:val="20"/>
          <w:szCs w:val="20"/>
          <w:rPrChange w:id="64" w:author="QAZVIN" w:date="2019-12-31T19:06:00Z">
            <w:rPr>
              <w:rFonts w:asciiTheme="majorBidi" w:hAnsiTheme="majorBidi" w:cstheme="majorBidi"/>
              <w:sz w:val="32"/>
              <w:szCs w:val="32"/>
            </w:rPr>
          </w:rPrChange>
        </w:rPr>
        <w:t>], Bing [</w:t>
      </w:r>
      <w:r w:rsidRPr="003A3944">
        <w:rPr>
          <w:rStyle w:val="EndnoteReference"/>
          <w:rFonts w:asciiTheme="majorBidi" w:hAnsiTheme="majorBidi" w:cstheme="majorBidi"/>
          <w:sz w:val="20"/>
          <w:szCs w:val="20"/>
          <w:rPrChange w:id="65" w:author="QAZVIN" w:date="2019-12-31T19:06:00Z">
            <w:rPr>
              <w:rStyle w:val="EndnoteReference"/>
              <w:rFonts w:asciiTheme="majorBidi" w:hAnsiTheme="majorBidi" w:cstheme="majorBidi"/>
              <w:sz w:val="32"/>
              <w:szCs w:val="32"/>
            </w:rPr>
          </w:rPrChange>
        </w:rPr>
        <w:endnoteReference w:id="2"/>
      </w:r>
      <w:r w:rsidRPr="003A3944">
        <w:rPr>
          <w:rFonts w:asciiTheme="majorBidi" w:hAnsiTheme="majorBidi" w:cstheme="majorBidi"/>
          <w:sz w:val="20"/>
          <w:szCs w:val="20"/>
          <w:rPrChange w:id="66" w:author="QAZVIN" w:date="2019-12-31T19:06:00Z">
            <w:rPr>
              <w:rFonts w:asciiTheme="majorBidi" w:hAnsiTheme="majorBidi" w:cstheme="majorBidi"/>
              <w:sz w:val="32"/>
              <w:szCs w:val="32"/>
            </w:rPr>
          </w:rPrChange>
        </w:rPr>
        <w:t>], Yahoo! [</w:t>
      </w:r>
      <w:r w:rsidRPr="003A3944">
        <w:rPr>
          <w:rStyle w:val="EndnoteReference"/>
          <w:rFonts w:asciiTheme="majorBidi" w:hAnsiTheme="majorBidi" w:cstheme="majorBidi"/>
          <w:sz w:val="20"/>
          <w:szCs w:val="20"/>
          <w:rPrChange w:id="67" w:author="QAZVIN" w:date="2019-12-31T19:06:00Z">
            <w:rPr>
              <w:rStyle w:val="EndnoteReference"/>
              <w:rFonts w:asciiTheme="majorBidi" w:hAnsiTheme="majorBidi" w:cstheme="majorBidi"/>
              <w:sz w:val="32"/>
              <w:szCs w:val="32"/>
            </w:rPr>
          </w:rPrChange>
        </w:rPr>
        <w:endnoteReference w:id="3"/>
      </w:r>
      <w:r w:rsidRPr="003A3944">
        <w:rPr>
          <w:rFonts w:asciiTheme="majorBidi" w:hAnsiTheme="majorBidi" w:cstheme="majorBidi"/>
          <w:sz w:val="20"/>
          <w:szCs w:val="20"/>
          <w:rPrChange w:id="68" w:author="QAZVIN" w:date="2019-12-31T19:06:00Z">
            <w:rPr>
              <w:rFonts w:asciiTheme="majorBidi" w:hAnsiTheme="majorBidi" w:cstheme="majorBidi"/>
              <w:sz w:val="32"/>
              <w:szCs w:val="32"/>
            </w:rPr>
          </w:rPrChange>
        </w:rPr>
        <w:t>]</w:t>
      </w:r>
      <w:del w:id="69" w:author="QAZVIN" w:date="2019-12-31T20:20:00Z">
        <w:r w:rsidRPr="003A3944" w:rsidDel="006D48BB">
          <w:rPr>
            <w:rFonts w:asciiTheme="majorBidi" w:hAnsiTheme="majorBidi" w:cstheme="majorBidi"/>
            <w:sz w:val="20"/>
            <w:szCs w:val="20"/>
            <w:rPrChange w:id="70" w:author="QAZVIN" w:date="2019-12-31T19:06:00Z">
              <w:rPr>
                <w:rFonts w:asciiTheme="majorBidi" w:hAnsiTheme="majorBidi" w:cstheme="majorBidi"/>
                <w:sz w:val="32"/>
                <w:szCs w:val="32"/>
              </w:rPr>
            </w:rPrChange>
          </w:rPr>
          <w:delText xml:space="preserve"> </w:delText>
        </w:r>
      </w:del>
      <w:ins w:id="71" w:author="QAZVIN" w:date="2019-12-31T20:20:00Z">
        <w:r w:rsidR="006D48BB">
          <w:rPr>
            <w:rFonts w:asciiTheme="majorBidi" w:hAnsiTheme="majorBidi" w:cstheme="majorBidi"/>
            <w:sz w:val="20"/>
            <w:szCs w:val="20"/>
          </w:rPr>
          <w:t xml:space="preserve">, </w:t>
        </w:r>
      </w:ins>
      <w:del w:id="72" w:author="QAZVIN" w:date="2019-12-31T20:20:00Z">
        <w:r w:rsidRPr="006D48BB" w:rsidDel="006D48BB">
          <w:rPr>
            <w:rFonts w:asciiTheme="majorBidi" w:hAnsiTheme="majorBidi" w:cstheme="majorBidi"/>
            <w:sz w:val="20"/>
            <w:szCs w:val="20"/>
            <w:rPrChange w:id="73" w:author="QAZVIN" w:date="2019-12-31T20:20:00Z">
              <w:rPr>
                <w:rFonts w:asciiTheme="majorBidi" w:hAnsiTheme="majorBidi" w:cstheme="majorBidi"/>
                <w:sz w:val="32"/>
                <w:szCs w:val="32"/>
              </w:rPr>
            </w:rPrChange>
          </w:rPr>
          <w:delText xml:space="preserve">and </w:delText>
        </w:r>
      </w:del>
      <w:del w:id="74" w:author="QAZVIN" w:date="2019-12-30T01:27:00Z">
        <w:r w:rsidRPr="006D48BB" w:rsidDel="00825F9C">
          <w:rPr>
            <w:rFonts w:asciiTheme="majorBidi" w:hAnsiTheme="majorBidi" w:cstheme="majorBidi"/>
            <w:sz w:val="20"/>
            <w:szCs w:val="20"/>
            <w:rPrChange w:id="75" w:author="QAZVIN" w:date="2019-12-31T20:20:00Z">
              <w:rPr>
                <w:rFonts w:asciiTheme="majorBidi" w:hAnsiTheme="majorBidi" w:cstheme="majorBidi"/>
                <w:sz w:val="32"/>
                <w:szCs w:val="32"/>
              </w:rPr>
            </w:rPrChange>
          </w:rPr>
          <w:delText>many more</w:delText>
        </w:r>
      </w:del>
      <w:ins w:id="76" w:author="QAZVIN" w:date="2019-12-30T01:27:00Z">
        <w:r w:rsidR="00825F9C" w:rsidRPr="006D48BB">
          <w:rPr>
            <w:rFonts w:asciiTheme="majorBidi" w:hAnsiTheme="majorBidi" w:cstheme="majorBidi"/>
            <w:sz w:val="20"/>
            <w:szCs w:val="20"/>
            <w:rPrChange w:id="77" w:author="QAZVIN" w:date="2019-12-31T20:20:00Z">
              <w:rPr>
                <w:rFonts w:asciiTheme="majorBidi" w:hAnsiTheme="majorBidi" w:cstheme="majorBidi"/>
                <w:color w:val="70AD47" w:themeColor="accent6"/>
                <w:sz w:val="32"/>
                <w:szCs w:val="32"/>
              </w:rPr>
            </w:rPrChange>
          </w:rPr>
          <w:t>etc</w:t>
        </w:r>
      </w:ins>
      <w:ins w:id="78" w:author="QAZVIN" w:date="2019-12-30T01:24:00Z">
        <w:r w:rsidR="00BE2604" w:rsidRPr="003A3944">
          <w:rPr>
            <w:rFonts w:asciiTheme="majorBidi" w:hAnsiTheme="majorBidi" w:cstheme="majorBidi"/>
            <w:color w:val="00B0F0"/>
            <w:sz w:val="20"/>
            <w:szCs w:val="20"/>
            <w:rPrChange w:id="79" w:author="QAZVIN" w:date="2019-12-31T19:06:00Z">
              <w:rPr>
                <w:rFonts w:asciiTheme="majorBidi" w:hAnsiTheme="majorBidi" w:cstheme="majorBidi"/>
                <w:sz w:val="32"/>
                <w:szCs w:val="32"/>
              </w:rPr>
            </w:rPrChange>
          </w:rPr>
          <w:t>,</w:t>
        </w:r>
      </w:ins>
      <w:r w:rsidRPr="003A3944">
        <w:rPr>
          <w:rFonts w:asciiTheme="majorBidi" w:hAnsiTheme="majorBidi" w:cstheme="majorBidi"/>
          <w:sz w:val="20"/>
          <w:szCs w:val="20"/>
          <w:rPrChange w:id="80" w:author="QAZVIN" w:date="2019-12-31T19:06:00Z">
            <w:rPr>
              <w:rFonts w:asciiTheme="majorBidi" w:hAnsiTheme="majorBidi" w:cstheme="majorBidi"/>
              <w:sz w:val="32"/>
              <w:szCs w:val="32"/>
            </w:rPr>
          </w:rPrChange>
        </w:rPr>
        <w:t xml:space="preserve"> service</w:t>
      </w:r>
      <w:del w:id="81" w:author="QAZVIN" w:date="2019-12-30T01:28:00Z">
        <w:r w:rsidRPr="003A3944" w:rsidDel="00825F9C">
          <w:rPr>
            <w:rFonts w:asciiTheme="majorBidi" w:hAnsiTheme="majorBidi" w:cstheme="majorBidi"/>
            <w:sz w:val="20"/>
            <w:szCs w:val="20"/>
            <w:rPrChange w:id="82" w:author="QAZVIN" w:date="2019-12-31T19:06:00Z">
              <w:rPr>
                <w:rFonts w:asciiTheme="majorBidi" w:hAnsiTheme="majorBidi" w:cstheme="majorBidi"/>
                <w:sz w:val="32"/>
                <w:szCs w:val="32"/>
              </w:rPr>
            </w:rPrChange>
          </w:rPr>
          <w:delText>s</w:delText>
        </w:r>
      </w:del>
      <w:r w:rsidRPr="003A3944">
        <w:rPr>
          <w:rFonts w:asciiTheme="majorBidi" w:hAnsiTheme="majorBidi" w:cstheme="majorBidi"/>
          <w:sz w:val="20"/>
          <w:szCs w:val="20"/>
          <w:rPrChange w:id="83" w:author="QAZVIN" w:date="2019-12-31T19:06:00Z">
            <w:rPr>
              <w:rFonts w:asciiTheme="majorBidi" w:hAnsiTheme="majorBidi" w:cstheme="majorBidi"/>
              <w:sz w:val="32"/>
              <w:szCs w:val="32"/>
            </w:rPr>
          </w:rPrChange>
        </w:rPr>
        <w:t xml:space="preserve"> to search for images but unfortunately most of them look for the images based on the HTML tags and keywords on web pages. A semantic image search engine is a tool to look for their meanings and relationships. In other words, these kinds of tools do not only look for information on HTML documents but they look for the semantic relationship between </w:t>
      </w:r>
      <w:r w:rsidRPr="003A3944">
        <w:rPr>
          <w:rFonts w:asciiTheme="majorBidi" w:hAnsiTheme="majorBidi" w:cstheme="majorBidi"/>
          <w:color w:val="70AD47" w:themeColor="accent6"/>
          <w:sz w:val="20"/>
          <w:szCs w:val="20"/>
          <w:rPrChange w:id="84" w:author="QAZVIN" w:date="2019-12-31T19:06:00Z">
            <w:rPr>
              <w:rFonts w:asciiTheme="majorBidi" w:hAnsiTheme="majorBidi" w:cstheme="majorBidi"/>
              <w:sz w:val="32"/>
              <w:szCs w:val="32"/>
            </w:rPr>
          </w:rPrChange>
        </w:rPr>
        <w:t xml:space="preserve">queries </w:t>
      </w:r>
      <w:r w:rsidRPr="003A3944">
        <w:rPr>
          <w:rFonts w:asciiTheme="majorBidi" w:hAnsiTheme="majorBidi" w:cstheme="majorBidi"/>
          <w:sz w:val="20"/>
          <w:szCs w:val="20"/>
          <w:rPrChange w:id="85" w:author="QAZVIN" w:date="2019-12-31T19:06:00Z">
            <w:rPr>
              <w:rFonts w:asciiTheme="majorBidi" w:hAnsiTheme="majorBidi" w:cstheme="majorBidi"/>
              <w:sz w:val="32"/>
              <w:szCs w:val="32"/>
            </w:rPr>
          </w:rPrChange>
        </w:rPr>
        <w:t>and the images even if it is not mentioned in the source website. There are two different approaches to express this semantic relationships: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86" w:author="QAZVIN" w:date="2019-12-31T19:06:00Z">
            <w:rPr>
              <w:rFonts w:asciiTheme="majorBidi" w:hAnsiTheme="majorBidi" w:cstheme="majorBidi"/>
              <w:sz w:val="32"/>
              <w:szCs w:val="32"/>
            </w:rPr>
          </w:rPrChange>
        </w:rPr>
      </w:pPr>
      <w:r w:rsidRPr="003A3944">
        <w:rPr>
          <w:rFonts w:asciiTheme="majorBidi" w:hAnsiTheme="majorBidi" w:cstheme="majorBidi"/>
          <w:b/>
          <w:bCs/>
          <w:sz w:val="20"/>
          <w:szCs w:val="20"/>
          <w:rPrChange w:id="87" w:author="QAZVIN" w:date="2019-12-31T19:06:00Z">
            <w:rPr>
              <w:rFonts w:asciiTheme="majorBidi" w:hAnsiTheme="majorBidi" w:cstheme="majorBidi"/>
              <w:b/>
              <w:bCs/>
              <w:sz w:val="32"/>
              <w:szCs w:val="32"/>
            </w:rPr>
          </w:rPrChange>
        </w:rPr>
        <w:lastRenderedPageBreak/>
        <w:t xml:space="preserve">Search based on related keywords: </w:t>
      </w:r>
      <w:r w:rsidRPr="003A3944">
        <w:rPr>
          <w:rFonts w:asciiTheme="majorBidi" w:hAnsiTheme="majorBidi" w:cstheme="majorBidi"/>
          <w:sz w:val="20"/>
          <w:szCs w:val="20"/>
          <w:rPrChange w:id="88" w:author="QAZVIN" w:date="2019-12-31T19:06:00Z">
            <w:rPr>
              <w:rFonts w:asciiTheme="majorBidi" w:hAnsiTheme="majorBidi" w:cstheme="majorBidi"/>
              <w:sz w:val="32"/>
              <w:szCs w:val="32"/>
            </w:rPr>
          </w:rPrChange>
        </w:rPr>
        <w:t>This search method uses information related to images such as keywords, metadata and other textual sources to find images related to the query.</w:t>
      </w:r>
    </w:p>
    <w:p w:rsidR="004A047A" w:rsidRPr="003A3944" w:rsidRDefault="004A047A" w:rsidP="004A047A">
      <w:pPr>
        <w:pStyle w:val="NoSpacing"/>
        <w:spacing w:line="276" w:lineRule="auto"/>
        <w:jc w:val="both"/>
        <w:rPr>
          <w:rFonts w:asciiTheme="majorBidi" w:hAnsiTheme="majorBidi" w:cstheme="majorBidi"/>
          <w:sz w:val="20"/>
          <w:szCs w:val="20"/>
          <w:rPrChange w:id="89" w:author="QAZVIN" w:date="2019-12-31T19:06:00Z">
            <w:rPr>
              <w:rFonts w:asciiTheme="majorBidi" w:hAnsiTheme="majorBidi" w:cstheme="majorBidi"/>
              <w:sz w:val="32"/>
              <w:szCs w:val="32"/>
            </w:rPr>
          </w:rPrChange>
        </w:rPr>
      </w:pPr>
      <w:r w:rsidRPr="003A3944">
        <w:rPr>
          <w:rFonts w:asciiTheme="majorBidi" w:hAnsiTheme="majorBidi" w:cstheme="majorBidi"/>
          <w:b/>
          <w:bCs/>
          <w:sz w:val="20"/>
          <w:szCs w:val="20"/>
          <w:rPrChange w:id="90" w:author="QAZVIN" w:date="2019-12-31T19:06:00Z">
            <w:rPr>
              <w:rFonts w:asciiTheme="majorBidi" w:hAnsiTheme="majorBidi" w:cstheme="majorBidi"/>
              <w:b/>
              <w:bCs/>
              <w:sz w:val="32"/>
              <w:szCs w:val="32"/>
            </w:rPr>
          </w:rPrChange>
        </w:rPr>
        <w:t xml:space="preserve"> </w:t>
      </w:r>
      <w:r w:rsidRPr="003A3944">
        <w:rPr>
          <w:rFonts w:asciiTheme="majorBidi" w:hAnsiTheme="majorBidi" w:cstheme="majorBidi"/>
          <w:b/>
          <w:bCs/>
          <w:sz w:val="20"/>
          <w:szCs w:val="20"/>
          <w:rPrChange w:id="91" w:author="QAZVIN" w:date="2019-12-31T19:06:00Z">
            <w:rPr>
              <w:rFonts w:asciiTheme="majorBidi" w:hAnsiTheme="majorBidi" w:cstheme="majorBidi"/>
              <w:b/>
              <w:bCs/>
              <w:sz w:val="32"/>
              <w:szCs w:val="32"/>
            </w:rPr>
          </w:rPrChange>
        </w:rPr>
        <w:tab/>
        <w:t>Content-based image retrieval (CBIR):</w:t>
      </w:r>
      <w:r w:rsidRPr="003A3944">
        <w:rPr>
          <w:rFonts w:asciiTheme="majorBidi" w:hAnsiTheme="majorBidi" w:cstheme="majorBidi"/>
          <w:sz w:val="20"/>
          <w:szCs w:val="20"/>
          <w:rPrChange w:id="92" w:author="QAZVIN" w:date="2019-12-31T19:06:00Z">
            <w:rPr>
              <w:rFonts w:asciiTheme="majorBidi" w:hAnsiTheme="majorBidi" w:cstheme="majorBidi"/>
              <w:sz w:val="32"/>
              <w:szCs w:val="32"/>
            </w:rPr>
          </w:rPrChange>
        </w:rPr>
        <w:t xml:space="preserve"> In this method, instead of using metadata and other information related to images, the image’s content is used to find other related images. This content includes shape, color, geo-location and many other information extractable from the images. There are </w:t>
      </w:r>
      <w:ins w:id="93" w:author="QAZVIN" w:date="2019-12-30T01:39:00Z">
        <w:r w:rsidR="00561DE0" w:rsidRPr="006D48BB">
          <w:rPr>
            <w:rFonts w:asciiTheme="majorBidi" w:hAnsiTheme="majorBidi" w:cstheme="majorBidi"/>
            <w:sz w:val="20"/>
            <w:szCs w:val="20"/>
            <w:rPrChange w:id="94" w:author="QAZVIN" w:date="2019-12-31T20:19:00Z">
              <w:rPr>
                <w:rFonts w:asciiTheme="majorBidi" w:hAnsiTheme="majorBidi" w:cstheme="majorBidi"/>
                <w:color w:val="00B0F0"/>
                <w:sz w:val="32"/>
                <w:szCs w:val="32"/>
              </w:rPr>
            </w:rPrChange>
          </w:rPr>
          <w:t>i</w:t>
        </w:r>
      </w:ins>
      <w:ins w:id="95" w:author="QAZVIN" w:date="2019-12-30T01:40:00Z">
        <w:r w:rsidR="00561DE0" w:rsidRPr="006D48BB">
          <w:rPr>
            <w:rFonts w:asciiTheme="majorBidi" w:hAnsiTheme="majorBidi" w:cstheme="majorBidi"/>
            <w:sz w:val="20"/>
            <w:szCs w:val="20"/>
            <w:rPrChange w:id="96" w:author="QAZVIN" w:date="2019-12-31T20:19:00Z">
              <w:rPr>
                <w:rFonts w:asciiTheme="majorBidi" w:hAnsiTheme="majorBidi" w:cstheme="majorBidi"/>
                <w:color w:val="00B0F0"/>
                <w:sz w:val="32"/>
                <w:szCs w:val="32"/>
              </w:rPr>
            </w:rPrChange>
          </w:rPr>
          <w:t>n</w:t>
        </w:r>
      </w:ins>
      <w:r w:rsidRPr="006D48BB">
        <w:rPr>
          <w:rFonts w:asciiTheme="majorBidi" w:hAnsiTheme="majorBidi" w:cstheme="majorBidi"/>
          <w:sz w:val="20"/>
          <w:szCs w:val="20"/>
          <w:rPrChange w:id="97" w:author="QAZVIN" w:date="2019-12-31T20:19:00Z">
            <w:rPr>
              <w:rFonts w:asciiTheme="majorBidi" w:hAnsiTheme="majorBidi" w:cstheme="majorBidi"/>
              <w:sz w:val="32"/>
              <w:szCs w:val="32"/>
            </w:rPr>
          </w:rPrChange>
        </w:rPr>
        <w:t xml:space="preserve">numerous </w:t>
      </w:r>
      <w:r w:rsidRPr="003A3944">
        <w:rPr>
          <w:rFonts w:asciiTheme="majorBidi" w:hAnsiTheme="majorBidi" w:cstheme="majorBidi"/>
          <w:sz w:val="20"/>
          <w:szCs w:val="20"/>
          <w:rPrChange w:id="98" w:author="QAZVIN" w:date="2019-12-31T19:06:00Z">
            <w:rPr>
              <w:rFonts w:asciiTheme="majorBidi" w:hAnsiTheme="majorBidi" w:cstheme="majorBidi"/>
              <w:sz w:val="32"/>
              <w:szCs w:val="32"/>
            </w:rPr>
          </w:rPrChange>
        </w:rPr>
        <w:t>tools and algorithms to extract this information; however, one of the bests in this area which is used in this paper is the SIFT algorithm [</w:t>
      </w:r>
      <w:r w:rsidRPr="003A3944">
        <w:rPr>
          <w:rStyle w:val="EndnoteReference"/>
          <w:rFonts w:asciiTheme="majorBidi" w:hAnsiTheme="majorBidi" w:cstheme="majorBidi"/>
          <w:sz w:val="20"/>
          <w:szCs w:val="20"/>
          <w:rPrChange w:id="99" w:author="QAZVIN" w:date="2019-12-31T19:06:00Z">
            <w:rPr>
              <w:rStyle w:val="EndnoteReference"/>
              <w:rFonts w:asciiTheme="majorBidi" w:hAnsiTheme="majorBidi" w:cstheme="majorBidi"/>
              <w:sz w:val="32"/>
              <w:szCs w:val="32"/>
            </w:rPr>
          </w:rPrChange>
        </w:rPr>
        <w:endnoteReference w:id="4"/>
      </w:r>
      <w:r w:rsidRPr="003A3944">
        <w:rPr>
          <w:rFonts w:asciiTheme="majorBidi" w:hAnsiTheme="majorBidi" w:cstheme="majorBidi"/>
          <w:sz w:val="20"/>
          <w:szCs w:val="20"/>
          <w:rPrChange w:id="100" w:author="QAZVIN" w:date="2019-12-31T19:06:00Z">
            <w:rPr>
              <w:rFonts w:asciiTheme="majorBidi" w:hAnsiTheme="majorBidi" w:cstheme="majorBidi"/>
              <w:sz w:val="32"/>
              <w:szCs w:val="32"/>
            </w:rPr>
          </w:rPrChange>
        </w:rPr>
        <w:t>]. More information on this algorithm is presented in the section 3.</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01"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02" w:author="QAZVIN" w:date="2019-12-31T19:06:00Z">
            <w:rPr>
              <w:rFonts w:asciiTheme="majorBidi" w:hAnsiTheme="majorBidi" w:cstheme="majorBidi"/>
              <w:sz w:val="32"/>
              <w:szCs w:val="32"/>
            </w:rPr>
          </w:rPrChange>
        </w:rPr>
        <w:t>It is worth</w:t>
      </w:r>
      <w:ins w:id="103" w:author="QAZVIN" w:date="2019-12-30T01:41:00Z">
        <w:r w:rsidR="00561DE0" w:rsidRPr="003A3944">
          <w:rPr>
            <w:rFonts w:asciiTheme="majorBidi" w:hAnsiTheme="majorBidi" w:cstheme="majorBidi"/>
            <w:sz w:val="20"/>
            <w:szCs w:val="20"/>
            <w:rPrChange w:id="104" w:author="QAZVIN" w:date="2019-12-31T19:06:00Z">
              <w:rPr>
                <w:rFonts w:asciiTheme="majorBidi" w:hAnsiTheme="majorBidi" w:cstheme="majorBidi"/>
                <w:sz w:val="32"/>
                <w:szCs w:val="32"/>
              </w:rPr>
            </w:rPrChange>
          </w:rPr>
          <w:t xml:space="preserve"> </w:t>
        </w:r>
        <w:r w:rsidR="00561DE0" w:rsidRPr="006D48BB">
          <w:rPr>
            <w:rFonts w:asciiTheme="majorBidi" w:hAnsiTheme="majorBidi" w:cstheme="majorBidi"/>
            <w:sz w:val="20"/>
            <w:szCs w:val="20"/>
            <w:rPrChange w:id="105" w:author="QAZVIN" w:date="2019-12-31T20:20:00Z">
              <w:rPr>
                <w:rFonts w:asciiTheme="majorBidi" w:hAnsiTheme="majorBidi" w:cstheme="majorBidi"/>
                <w:sz w:val="32"/>
                <w:szCs w:val="32"/>
              </w:rPr>
            </w:rPrChange>
          </w:rPr>
          <w:t>to</w:t>
        </w:r>
      </w:ins>
      <w:r w:rsidRPr="006D48BB">
        <w:rPr>
          <w:rFonts w:asciiTheme="majorBidi" w:hAnsiTheme="majorBidi" w:cstheme="majorBidi"/>
          <w:sz w:val="20"/>
          <w:szCs w:val="20"/>
          <w:rPrChange w:id="106" w:author="QAZVIN" w:date="2019-12-31T20:20:00Z">
            <w:rPr>
              <w:rFonts w:asciiTheme="majorBidi" w:hAnsiTheme="majorBidi" w:cstheme="majorBidi"/>
              <w:sz w:val="32"/>
              <w:szCs w:val="32"/>
            </w:rPr>
          </w:rPrChange>
        </w:rPr>
        <w:t xml:space="preserve"> </w:t>
      </w:r>
      <w:r w:rsidRPr="003A3944">
        <w:rPr>
          <w:rFonts w:asciiTheme="majorBidi" w:hAnsiTheme="majorBidi" w:cstheme="majorBidi"/>
          <w:sz w:val="20"/>
          <w:szCs w:val="20"/>
          <w:rPrChange w:id="107" w:author="QAZVIN" w:date="2019-12-31T19:06:00Z">
            <w:rPr>
              <w:rFonts w:asciiTheme="majorBidi" w:hAnsiTheme="majorBidi" w:cstheme="majorBidi"/>
              <w:sz w:val="32"/>
              <w:szCs w:val="32"/>
            </w:rPr>
          </w:rPrChange>
        </w:rPr>
        <w:t>mention</w:t>
      </w:r>
      <w:del w:id="108" w:author="QAZVIN" w:date="2019-12-30T01:41:00Z">
        <w:r w:rsidRPr="003A3944" w:rsidDel="00561DE0">
          <w:rPr>
            <w:rFonts w:asciiTheme="majorBidi" w:hAnsiTheme="majorBidi" w:cstheme="majorBidi"/>
            <w:sz w:val="20"/>
            <w:szCs w:val="20"/>
            <w:rPrChange w:id="109" w:author="QAZVIN" w:date="2019-12-31T19:06:00Z">
              <w:rPr>
                <w:rFonts w:asciiTheme="majorBidi" w:hAnsiTheme="majorBidi" w:cstheme="majorBidi"/>
                <w:sz w:val="32"/>
                <w:szCs w:val="32"/>
              </w:rPr>
            </w:rPrChange>
          </w:rPr>
          <w:delText>ing</w:delText>
        </w:r>
      </w:del>
      <w:r w:rsidRPr="003A3944">
        <w:rPr>
          <w:rFonts w:asciiTheme="majorBidi" w:hAnsiTheme="majorBidi" w:cstheme="majorBidi"/>
          <w:sz w:val="20"/>
          <w:szCs w:val="20"/>
          <w:rPrChange w:id="110" w:author="QAZVIN" w:date="2019-12-31T19:06:00Z">
            <w:rPr>
              <w:rFonts w:asciiTheme="majorBidi" w:hAnsiTheme="majorBidi" w:cstheme="majorBidi"/>
              <w:sz w:val="32"/>
              <w:szCs w:val="32"/>
            </w:rPr>
          </w:rPrChange>
        </w:rPr>
        <w:t xml:space="preserve"> that when either of the method </w:t>
      </w:r>
      <w:r w:rsidRPr="006D48BB">
        <w:rPr>
          <w:rFonts w:asciiTheme="majorBidi" w:hAnsiTheme="majorBidi" w:cstheme="majorBidi"/>
          <w:sz w:val="20"/>
          <w:szCs w:val="20"/>
          <w:rPrChange w:id="111" w:author="QAZVIN" w:date="2019-12-31T20:20:00Z">
            <w:rPr>
              <w:rFonts w:asciiTheme="majorBidi" w:hAnsiTheme="majorBidi" w:cstheme="majorBidi"/>
              <w:sz w:val="32"/>
              <w:szCs w:val="32"/>
            </w:rPr>
          </w:rPrChange>
        </w:rPr>
        <w:t xml:space="preserve">above </w:t>
      </w:r>
      <w:r w:rsidRPr="003A3944">
        <w:rPr>
          <w:rFonts w:asciiTheme="majorBidi" w:hAnsiTheme="majorBidi" w:cstheme="majorBidi"/>
          <w:sz w:val="20"/>
          <w:szCs w:val="20"/>
          <w:rPrChange w:id="112" w:author="QAZVIN" w:date="2019-12-31T19:06:00Z">
            <w:rPr>
              <w:rFonts w:asciiTheme="majorBidi" w:hAnsiTheme="majorBidi" w:cstheme="majorBidi"/>
              <w:sz w:val="32"/>
              <w:szCs w:val="32"/>
            </w:rPr>
          </w:rPrChange>
        </w:rPr>
        <w:t>is used, a semantic search engine, should find the semantic relationship between the images and present the result. For instance, if a user search for “flower”, in the first method, the search engine finds the terms with a meaning related to “flower” – for example types of flower – and suggests them to the user. If the second method is chosen and the user submits a flower image to the system, will present the other dimensions of that image along with other images related to the subject of the input image (which in this case is “flower”).</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1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14" w:author="QAZVIN" w:date="2019-12-31T19:06:00Z">
            <w:rPr>
              <w:rFonts w:asciiTheme="majorBidi" w:hAnsiTheme="majorBidi" w:cstheme="majorBidi"/>
              <w:sz w:val="32"/>
              <w:szCs w:val="32"/>
            </w:rPr>
          </w:rPrChange>
        </w:rPr>
        <w:t xml:space="preserve">Currently, many search engines offer image search functionality. In addition some of them (such as Google search engine) offer even the content-based image search. However, most of them do not look for relationship between the images and the queries and the semantic meaning of the queries. Instead, they only look for the </w:t>
      </w:r>
      <w:r w:rsidRPr="003A3944">
        <w:rPr>
          <w:rFonts w:asciiTheme="majorBidi" w:hAnsiTheme="majorBidi" w:cstheme="majorBidi"/>
          <w:sz w:val="20"/>
          <w:szCs w:val="20"/>
          <w:rPrChange w:id="115" w:author="QAZVIN" w:date="2019-12-31T19:06:00Z">
            <w:rPr>
              <w:rFonts w:asciiTheme="majorBidi" w:hAnsiTheme="majorBidi" w:cstheme="majorBidi"/>
              <w:sz w:val="32"/>
              <w:szCs w:val="32"/>
            </w:rPr>
          </w:rPrChange>
        </w:rPr>
        <w:lastRenderedPageBreak/>
        <w:t>textual terms in the HTML tags and web pages or the same images with different dimensions based on the search method used.</w:t>
      </w:r>
    </w:p>
    <w:p w:rsidR="004A047A" w:rsidRPr="003A3944" w:rsidRDefault="004A047A">
      <w:pPr>
        <w:pStyle w:val="NoSpacing"/>
        <w:spacing w:line="276" w:lineRule="auto"/>
        <w:ind w:firstLine="360"/>
        <w:jc w:val="both"/>
        <w:rPr>
          <w:rFonts w:asciiTheme="majorBidi" w:hAnsiTheme="majorBidi" w:cstheme="majorBidi"/>
          <w:sz w:val="20"/>
          <w:szCs w:val="20"/>
          <w:rPrChange w:id="11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17" w:author="QAZVIN" w:date="2019-12-31T19:06:00Z">
            <w:rPr>
              <w:rFonts w:asciiTheme="majorBidi" w:hAnsiTheme="majorBidi" w:cstheme="majorBidi"/>
              <w:sz w:val="32"/>
              <w:szCs w:val="32"/>
            </w:rPr>
          </w:rPrChange>
        </w:rPr>
        <w:t xml:space="preserve">If a semantic image search engine is implemented correctly, in equal situations, the result would be more clear and </w:t>
      </w:r>
      <w:r w:rsidRPr="006D48BB">
        <w:rPr>
          <w:rFonts w:asciiTheme="majorBidi" w:hAnsiTheme="majorBidi" w:cstheme="majorBidi"/>
          <w:sz w:val="20"/>
          <w:szCs w:val="20"/>
          <w:rPrChange w:id="118" w:author="QAZVIN" w:date="2019-12-31T20:20:00Z">
            <w:rPr>
              <w:rFonts w:asciiTheme="majorBidi" w:hAnsiTheme="majorBidi" w:cstheme="majorBidi"/>
              <w:sz w:val="32"/>
              <w:szCs w:val="32"/>
            </w:rPr>
          </w:rPrChange>
        </w:rPr>
        <w:t>satisf</w:t>
      </w:r>
      <w:ins w:id="119" w:author="QAZVIN" w:date="2019-12-30T01:51:00Z">
        <w:r w:rsidR="00486761" w:rsidRPr="006D48BB">
          <w:rPr>
            <w:rFonts w:asciiTheme="majorBidi" w:hAnsiTheme="majorBidi" w:cstheme="majorBidi"/>
            <w:sz w:val="20"/>
            <w:szCs w:val="20"/>
            <w:rPrChange w:id="120" w:author="QAZVIN" w:date="2019-12-31T20:20:00Z">
              <w:rPr>
                <w:rFonts w:asciiTheme="majorBidi" w:hAnsiTheme="majorBidi" w:cstheme="majorBidi"/>
                <w:color w:val="4472C4" w:themeColor="accent5"/>
                <w:sz w:val="32"/>
                <w:szCs w:val="32"/>
              </w:rPr>
            </w:rPrChange>
          </w:rPr>
          <w:t>ied</w:t>
        </w:r>
      </w:ins>
      <w:del w:id="121" w:author="QAZVIN" w:date="2019-12-30T01:50:00Z">
        <w:r w:rsidRPr="006D48BB" w:rsidDel="00486761">
          <w:rPr>
            <w:rFonts w:asciiTheme="majorBidi" w:hAnsiTheme="majorBidi" w:cstheme="majorBidi"/>
            <w:sz w:val="20"/>
            <w:szCs w:val="20"/>
            <w:rPrChange w:id="122" w:author="QAZVIN" w:date="2019-12-31T20:20:00Z">
              <w:rPr>
                <w:rFonts w:asciiTheme="majorBidi" w:hAnsiTheme="majorBidi" w:cstheme="majorBidi"/>
                <w:sz w:val="32"/>
                <w:szCs w:val="32"/>
              </w:rPr>
            </w:rPrChange>
          </w:rPr>
          <w:delText>actory</w:delText>
        </w:r>
      </w:del>
      <w:r w:rsidRPr="006D48BB">
        <w:rPr>
          <w:rFonts w:asciiTheme="majorBidi" w:hAnsiTheme="majorBidi" w:cstheme="majorBidi"/>
          <w:sz w:val="20"/>
          <w:szCs w:val="20"/>
          <w:rPrChange w:id="123" w:author="QAZVIN" w:date="2019-12-31T20:20:00Z">
            <w:rPr>
              <w:rFonts w:asciiTheme="majorBidi" w:hAnsiTheme="majorBidi" w:cstheme="majorBidi"/>
              <w:sz w:val="32"/>
              <w:szCs w:val="32"/>
            </w:rPr>
          </w:rPrChange>
        </w:rPr>
        <w:t xml:space="preserve"> </w:t>
      </w:r>
      <w:r w:rsidRPr="003A3944">
        <w:rPr>
          <w:rFonts w:asciiTheme="majorBidi" w:hAnsiTheme="majorBidi" w:cstheme="majorBidi"/>
          <w:sz w:val="20"/>
          <w:szCs w:val="20"/>
          <w:rPrChange w:id="124" w:author="QAZVIN" w:date="2019-12-31T19:06:00Z">
            <w:rPr>
              <w:rFonts w:asciiTheme="majorBidi" w:hAnsiTheme="majorBidi" w:cstheme="majorBidi"/>
              <w:sz w:val="32"/>
              <w:szCs w:val="32"/>
            </w:rPr>
          </w:rPrChange>
        </w:rPr>
        <w:t>and with</w:t>
      </w:r>
      <w:del w:id="125" w:author="QAZVIN" w:date="2019-12-31T20:21:00Z">
        <w:r w:rsidRPr="003A3944" w:rsidDel="006D48BB">
          <w:rPr>
            <w:rFonts w:asciiTheme="majorBidi" w:hAnsiTheme="majorBidi" w:cstheme="majorBidi"/>
            <w:color w:val="70AD47" w:themeColor="accent6"/>
            <w:sz w:val="20"/>
            <w:szCs w:val="20"/>
            <w:rPrChange w:id="126" w:author="QAZVIN" w:date="2019-12-31T19:06:00Z">
              <w:rPr>
                <w:rFonts w:asciiTheme="majorBidi" w:hAnsiTheme="majorBidi" w:cstheme="majorBidi"/>
                <w:sz w:val="32"/>
                <w:szCs w:val="32"/>
              </w:rPr>
            </w:rPrChange>
          </w:rPr>
          <w:delText>out</w:delText>
        </w:r>
      </w:del>
      <w:r w:rsidRPr="003A3944">
        <w:rPr>
          <w:rFonts w:asciiTheme="majorBidi" w:hAnsiTheme="majorBidi" w:cstheme="majorBidi"/>
          <w:sz w:val="20"/>
          <w:szCs w:val="20"/>
          <w:rPrChange w:id="127" w:author="QAZVIN" w:date="2019-12-31T19:06:00Z">
            <w:rPr>
              <w:rFonts w:asciiTheme="majorBidi" w:hAnsiTheme="majorBidi" w:cstheme="majorBidi"/>
              <w:sz w:val="32"/>
              <w:szCs w:val="32"/>
            </w:rPr>
          </w:rPrChange>
        </w:rPr>
        <w:t xml:space="preserve"> less garbage compared to a standard image search engine. Because, based on analyzes made on the image contents, the results would be more related to the user’s need. The standard image search engines could present the user inaccurate results. For instance if an image has the title attribute of “a garden without flower” and the user enters the query “flower”, the standard search engine would return it as a result while the users obviously indents to find a flower image.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28"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29" w:author="QAZVIN" w:date="2019-12-31T19:06:00Z">
            <w:rPr>
              <w:rFonts w:asciiTheme="majorBidi" w:hAnsiTheme="majorBidi" w:cstheme="majorBidi"/>
              <w:sz w:val="32"/>
              <w:szCs w:val="32"/>
            </w:rPr>
          </w:rPrChange>
        </w:rPr>
        <w:t>Additionally, the standard search engines</w:t>
      </w:r>
      <w:ins w:id="130" w:author="QAZVIN" w:date="2019-12-30T01:59:00Z">
        <w:r w:rsidR="00F40399" w:rsidRPr="003A3944">
          <w:rPr>
            <w:rFonts w:asciiTheme="majorBidi" w:hAnsiTheme="majorBidi" w:cstheme="majorBidi"/>
            <w:sz w:val="20"/>
            <w:szCs w:val="20"/>
            <w:rPrChange w:id="131" w:author="QAZVIN" w:date="2019-12-31T19:06:00Z">
              <w:rPr>
                <w:rFonts w:asciiTheme="majorBidi" w:hAnsiTheme="majorBidi" w:cstheme="majorBidi"/>
                <w:sz w:val="32"/>
                <w:szCs w:val="32"/>
              </w:rPr>
            </w:rPrChange>
          </w:rPr>
          <w:t xml:space="preserve"> </w:t>
        </w:r>
        <w:r w:rsidR="00F40399" w:rsidRPr="006D48BB">
          <w:rPr>
            <w:rFonts w:asciiTheme="majorBidi" w:hAnsiTheme="majorBidi" w:cstheme="majorBidi"/>
            <w:sz w:val="20"/>
            <w:szCs w:val="20"/>
            <w:rPrChange w:id="132" w:author="QAZVIN" w:date="2019-12-31T20:21:00Z">
              <w:rPr>
                <w:rFonts w:asciiTheme="majorBidi" w:hAnsiTheme="majorBidi" w:cstheme="majorBidi"/>
                <w:color w:val="00B0F0"/>
                <w:sz w:val="32"/>
                <w:szCs w:val="32"/>
              </w:rPr>
            </w:rPrChange>
          </w:rPr>
          <w:t>have</w:t>
        </w:r>
      </w:ins>
      <w:r w:rsidRPr="006D48BB">
        <w:rPr>
          <w:rFonts w:asciiTheme="majorBidi" w:hAnsiTheme="majorBidi" w:cstheme="majorBidi"/>
          <w:sz w:val="20"/>
          <w:szCs w:val="20"/>
          <w:rPrChange w:id="133" w:author="QAZVIN" w:date="2019-12-31T20:21:00Z">
            <w:rPr>
              <w:rFonts w:asciiTheme="majorBidi" w:hAnsiTheme="majorBidi" w:cstheme="majorBidi"/>
              <w:sz w:val="32"/>
              <w:szCs w:val="32"/>
            </w:rPr>
          </w:rPrChange>
        </w:rPr>
        <w:t xml:space="preserve"> </w:t>
      </w:r>
      <w:r w:rsidRPr="003A3944">
        <w:rPr>
          <w:rFonts w:asciiTheme="majorBidi" w:hAnsiTheme="majorBidi" w:cstheme="majorBidi"/>
          <w:sz w:val="20"/>
          <w:szCs w:val="20"/>
          <w:rPrChange w:id="134" w:author="QAZVIN" w:date="2019-12-31T19:06:00Z">
            <w:rPr>
              <w:rFonts w:asciiTheme="majorBidi" w:hAnsiTheme="majorBidi" w:cstheme="majorBidi"/>
              <w:sz w:val="32"/>
              <w:szCs w:val="32"/>
            </w:rPr>
          </w:rPrChange>
        </w:rPr>
        <w:t>lack</w:t>
      </w:r>
      <w:ins w:id="135" w:author="QAZVIN" w:date="2019-12-30T01:59:00Z">
        <w:r w:rsidR="00F40399" w:rsidRPr="003A3944">
          <w:rPr>
            <w:rFonts w:asciiTheme="majorBidi" w:hAnsiTheme="majorBidi" w:cstheme="majorBidi"/>
            <w:sz w:val="20"/>
            <w:szCs w:val="20"/>
            <w:rPrChange w:id="136" w:author="QAZVIN" w:date="2019-12-31T19:06:00Z">
              <w:rPr>
                <w:rFonts w:asciiTheme="majorBidi" w:hAnsiTheme="majorBidi" w:cstheme="majorBidi"/>
                <w:sz w:val="32"/>
                <w:szCs w:val="32"/>
              </w:rPr>
            </w:rPrChange>
          </w:rPr>
          <w:t xml:space="preserve"> </w:t>
        </w:r>
        <w:r w:rsidR="00F40399" w:rsidRPr="006D48BB">
          <w:rPr>
            <w:rFonts w:asciiTheme="majorBidi" w:hAnsiTheme="majorBidi" w:cstheme="majorBidi"/>
            <w:sz w:val="20"/>
            <w:szCs w:val="20"/>
            <w:rPrChange w:id="137" w:author="QAZVIN" w:date="2019-12-31T20:21:00Z">
              <w:rPr>
                <w:rFonts w:asciiTheme="majorBidi" w:hAnsiTheme="majorBidi" w:cstheme="majorBidi"/>
                <w:sz w:val="32"/>
                <w:szCs w:val="32"/>
              </w:rPr>
            </w:rPrChange>
          </w:rPr>
          <w:t>of</w:t>
        </w:r>
      </w:ins>
      <w:r w:rsidRPr="006D48BB">
        <w:rPr>
          <w:rFonts w:asciiTheme="majorBidi" w:hAnsiTheme="majorBidi" w:cstheme="majorBidi"/>
          <w:sz w:val="20"/>
          <w:szCs w:val="20"/>
          <w:rPrChange w:id="138" w:author="QAZVIN" w:date="2019-12-31T20:21:00Z">
            <w:rPr>
              <w:rFonts w:asciiTheme="majorBidi" w:hAnsiTheme="majorBidi" w:cstheme="majorBidi"/>
              <w:sz w:val="32"/>
              <w:szCs w:val="32"/>
            </w:rPr>
          </w:rPrChange>
        </w:rPr>
        <w:t xml:space="preserve"> </w:t>
      </w:r>
      <w:r w:rsidRPr="003A3944">
        <w:rPr>
          <w:rFonts w:asciiTheme="majorBidi" w:hAnsiTheme="majorBidi" w:cstheme="majorBidi"/>
          <w:sz w:val="20"/>
          <w:szCs w:val="20"/>
          <w:rPrChange w:id="139" w:author="QAZVIN" w:date="2019-12-31T19:06:00Z">
            <w:rPr>
              <w:rFonts w:asciiTheme="majorBidi" w:hAnsiTheme="majorBidi" w:cstheme="majorBidi"/>
              <w:sz w:val="32"/>
              <w:szCs w:val="32"/>
            </w:rPr>
          </w:rPrChange>
        </w:rPr>
        <w:t>the ability to find images with synonyms, subsets and terms including the query. Based on these flaws, the need to create a semantic image search engine becomes more obvious. One such search engine is introduced in this paper with specific features such as an ontology graph and RDF representation of information which will be covered more in detail in the section 3.</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40"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41" w:author="QAZVIN" w:date="2019-12-31T19:06:00Z">
            <w:rPr>
              <w:rFonts w:asciiTheme="majorBidi" w:hAnsiTheme="majorBidi" w:cstheme="majorBidi"/>
              <w:sz w:val="32"/>
              <w:szCs w:val="32"/>
            </w:rPr>
          </w:rPrChange>
        </w:rPr>
        <w:t>The rest of this paper is organized as follows. Information about semantic images search engines is presented in section 2. The details of implementing the ISSE system are described in section 3. Section 4compares related works with ISSE. Finally section 5contains conclusion and future work.</w:t>
      </w:r>
    </w:p>
    <w:p w:rsidR="004A047A" w:rsidRPr="003A3944" w:rsidRDefault="004A047A" w:rsidP="004A047A">
      <w:pPr>
        <w:pStyle w:val="Heading1"/>
        <w:spacing w:before="360" w:after="240"/>
        <w:rPr>
          <w:rFonts w:asciiTheme="majorBidi" w:hAnsiTheme="majorBidi"/>
          <w:color w:val="auto"/>
          <w:sz w:val="20"/>
          <w:szCs w:val="20"/>
          <w:rPrChange w:id="142" w:author="QAZVIN" w:date="2019-12-31T19:06:00Z">
            <w:rPr>
              <w:rFonts w:asciiTheme="majorBidi" w:hAnsiTheme="majorBidi"/>
              <w:color w:val="auto"/>
              <w:sz w:val="32"/>
              <w:szCs w:val="32"/>
            </w:rPr>
          </w:rPrChange>
        </w:rPr>
      </w:pPr>
      <w:r w:rsidRPr="003A3944">
        <w:rPr>
          <w:rFonts w:asciiTheme="majorBidi" w:hAnsiTheme="majorBidi"/>
          <w:color w:val="auto"/>
          <w:sz w:val="20"/>
          <w:szCs w:val="20"/>
          <w:rPrChange w:id="143" w:author="QAZVIN" w:date="2019-12-31T19:06:00Z">
            <w:rPr>
              <w:rFonts w:asciiTheme="majorBidi" w:eastAsiaTheme="minorHAnsi" w:hAnsiTheme="majorBidi" w:cstheme="minorBidi"/>
              <w:b w:val="0"/>
              <w:bCs w:val="0"/>
              <w:color w:val="auto"/>
              <w:sz w:val="32"/>
              <w:szCs w:val="32"/>
            </w:rPr>
          </w:rPrChange>
        </w:rPr>
        <w:t>2.</w:t>
      </w:r>
      <w:r w:rsidR="00384CC4" w:rsidRPr="003A3944">
        <w:rPr>
          <w:rFonts w:asciiTheme="majorBidi" w:hAnsiTheme="majorBidi"/>
          <w:color w:val="auto"/>
          <w:sz w:val="20"/>
          <w:szCs w:val="20"/>
          <w:rPrChange w:id="144" w:author="QAZVIN" w:date="2019-12-31T19:06:00Z">
            <w:rPr>
              <w:rFonts w:asciiTheme="majorBidi" w:eastAsiaTheme="minorHAnsi" w:hAnsiTheme="majorBidi" w:cstheme="minorBidi"/>
              <w:b w:val="0"/>
              <w:bCs w:val="0"/>
              <w:color w:val="auto"/>
              <w:sz w:val="32"/>
              <w:szCs w:val="32"/>
            </w:rPr>
          </w:rPrChange>
        </w:rPr>
        <w:t xml:space="preserve"> </w:t>
      </w:r>
      <w:r w:rsidRPr="003A3944">
        <w:rPr>
          <w:rFonts w:asciiTheme="majorBidi" w:hAnsiTheme="majorBidi"/>
          <w:color w:val="auto"/>
          <w:sz w:val="20"/>
          <w:szCs w:val="20"/>
          <w:rPrChange w:id="145" w:author="QAZVIN" w:date="2019-12-31T19:06:00Z">
            <w:rPr>
              <w:rFonts w:asciiTheme="majorBidi" w:eastAsiaTheme="minorHAnsi" w:hAnsiTheme="majorBidi" w:cstheme="minorBidi"/>
              <w:b w:val="0"/>
              <w:bCs w:val="0"/>
              <w:color w:val="auto"/>
              <w:sz w:val="32"/>
              <w:szCs w:val="32"/>
            </w:rPr>
          </w:rPrChange>
        </w:rPr>
        <w:t>Semantic Image Search Engines</w:t>
      </w:r>
    </w:p>
    <w:p w:rsidR="004A047A" w:rsidRPr="003A3944" w:rsidRDefault="004A047A" w:rsidP="004A047A">
      <w:pPr>
        <w:pStyle w:val="NoSpacing"/>
        <w:spacing w:line="276" w:lineRule="auto"/>
        <w:jc w:val="both"/>
        <w:rPr>
          <w:rFonts w:asciiTheme="majorBidi" w:hAnsiTheme="majorBidi" w:cstheme="majorBidi"/>
          <w:sz w:val="20"/>
          <w:szCs w:val="20"/>
          <w:rPrChange w:id="14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47" w:author="QAZVIN" w:date="2019-12-31T19:06:00Z">
            <w:rPr>
              <w:rFonts w:asciiTheme="majorBidi" w:hAnsiTheme="majorBidi" w:cstheme="majorBidi"/>
              <w:sz w:val="32"/>
              <w:szCs w:val="32"/>
            </w:rPr>
          </w:rPrChange>
        </w:rPr>
        <w:t>The semantic image search engine is a type of a semantic search engine which only searches among images; hence, in this section the main characteristics of a semantic search engine will be reviewed and when needed, the specific information related to images will be provided.</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48"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49" w:author="QAZVIN" w:date="2019-12-31T19:06:00Z">
            <w:rPr>
              <w:rFonts w:asciiTheme="majorBidi" w:hAnsiTheme="majorBidi" w:cstheme="majorBidi"/>
              <w:sz w:val="32"/>
              <w:szCs w:val="32"/>
            </w:rPr>
          </w:rPrChange>
        </w:rPr>
        <w:t>As mentioned before in section 1, there are two search methods feasible in the semantic image search engine: textual and content-based image search. In this section these methods will be discussed in more detail. After that, a representation of the semantic information called RDF will be presented. The discussions will include the brief introduction of the YAPTCHA tool created by us for the purpose of labeling images along with ontology and its usage in the proposed system.</w:t>
      </w:r>
    </w:p>
    <w:p w:rsidR="004A047A" w:rsidRPr="003A3944" w:rsidRDefault="004A047A" w:rsidP="004A047A">
      <w:pPr>
        <w:pStyle w:val="Heading2"/>
        <w:tabs>
          <w:tab w:val="left" w:pos="4092"/>
        </w:tabs>
        <w:spacing w:line="276" w:lineRule="auto"/>
        <w:rPr>
          <w:sz w:val="20"/>
          <w:szCs w:val="20"/>
          <w:rPrChange w:id="150" w:author="QAZVIN" w:date="2019-12-31T19:06:00Z">
            <w:rPr>
              <w:sz w:val="32"/>
              <w:szCs w:val="32"/>
            </w:rPr>
          </w:rPrChange>
        </w:rPr>
      </w:pPr>
      <w:r w:rsidRPr="003A3944">
        <w:rPr>
          <w:sz w:val="20"/>
          <w:szCs w:val="20"/>
          <w:rPrChange w:id="151" w:author="QAZVIN" w:date="2019-12-31T19:06:00Z">
            <w:rPr>
              <w:rFonts w:asciiTheme="minorHAnsi" w:eastAsiaTheme="minorHAnsi" w:hAnsiTheme="minorHAnsi" w:cstheme="minorBidi"/>
              <w:sz w:val="32"/>
              <w:szCs w:val="32"/>
            </w:rPr>
          </w:rPrChange>
        </w:rPr>
        <w:lastRenderedPageBreak/>
        <w:t>2.1 Textual Image Search</w:t>
      </w:r>
    </w:p>
    <w:p w:rsidR="004A047A" w:rsidRPr="003A3944" w:rsidRDefault="004A047A">
      <w:pPr>
        <w:pStyle w:val="NoSpacing"/>
        <w:spacing w:line="276" w:lineRule="auto"/>
        <w:jc w:val="both"/>
        <w:rPr>
          <w:rFonts w:asciiTheme="majorBidi" w:hAnsiTheme="majorBidi" w:cstheme="majorBidi"/>
          <w:sz w:val="20"/>
          <w:szCs w:val="20"/>
          <w:rPrChange w:id="15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53" w:author="QAZVIN" w:date="2019-12-31T19:06:00Z">
            <w:rPr>
              <w:rFonts w:asciiTheme="majorBidi" w:hAnsiTheme="majorBidi" w:cstheme="majorBidi"/>
              <w:sz w:val="32"/>
              <w:szCs w:val="32"/>
            </w:rPr>
          </w:rPrChange>
        </w:rPr>
        <w:t xml:space="preserve">Currently the most popular search method is processing a textual query submitted by the user. In a semantic search engine, a few more steps are required to process this query. First it’s meaning and relationships with the entities in the database should be retrieved. The various relationships include: synonyms, anonyms, subset, supersets, etc. After extracting the related terms, the results for these terms will be appended to the query result. The entire result </w:t>
      </w:r>
      <w:del w:id="154" w:author="QAZVIN" w:date="2019-12-31T20:21:00Z">
        <w:r w:rsidRPr="003A3944" w:rsidDel="006D48BB">
          <w:rPr>
            <w:rFonts w:asciiTheme="majorBidi" w:hAnsiTheme="majorBidi" w:cstheme="majorBidi"/>
            <w:color w:val="70AD47" w:themeColor="accent6"/>
            <w:sz w:val="20"/>
            <w:szCs w:val="20"/>
            <w:rPrChange w:id="155" w:author="QAZVIN" w:date="2019-12-31T19:06:00Z">
              <w:rPr>
                <w:rFonts w:asciiTheme="majorBidi" w:hAnsiTheme="majorBidi" w:cstheme="majorBidi"/>
                <w:sz w:val="32"/>
                <w:szCs w:val="32"/>
              </w:rPr>
            </w:rPrChange>
          </w:rPr>
          <w:delText>set</w:delText>
        </w:r>
        <w:r w:rsidRPr="003A3944" w:rsidDel="006D48BB">
          <w:rPr>
            <w:rFonts w:asciiTheme="majorBidi" w:hAnsiTheme="majorBidi" w:cstheme="majorBidi"/>
            <w:sz w:val="20"/>
            <w:szCs w:val="20"/>
            <w:rPrChange w:id="156"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157" w:author="QAZVIN" w:date="2019-12-31T19:06:00Z">
            <w:rPr>
              <w:rFonts w:asciiTheme="majorBidi" w:hAnsiTheme="majorBidi" w:cstheme="majorBidi"/>
              <w:sz w:val="32"/>
              <w:szCs w:val="32"/>
            </w:rPr>
          </w:rPrChange>
        </w:rPr>
        <w:t xml:space="preserve">will </w:t>
      </w:r>
      <w:del w:id="158" w:author="QAZVIN" w:date="2019-12-31T20:21:00Z">
        <w:r w:rsidRPr="003A3944" w:rsidDel="006D48BB">
          <w:rPr>
            <w:rFonts w:asciiTheme="majorBidi" w:hAnsiTheme="majorBidi" w:cstheme="majorBidi"/>
            <w:color w:val="70AD47" w:themeColor="accent6"/>
            <w:sz w:val="20"/>
            <w:szCs w:val="20"/>
            <w:rPrChange w:id="159" w:author="QAZVIN" w:date="2019-12-31T19:06:00Z">
              <w:rPr>
                <w:rFonts w:asciiTheme="majorBidi" w:hAnsiTheme="majorBidi" w:cstheme="majorBidi"/>
                <w:sz w:val="32"/>
                <w:szCs w:val="32"/>
              </w:rPr>
            </w:rPrChange>
          </w:rPr>
          <w:delText>then</w:delText>
        </w:r>
        <w:r w:rsidRPr="003A3944" w:rsidDel="006D48BB">
          <w:rPr>
            <w:rFonts w:asciiTheme="majorBidi" w:hAnsiTheme="majorBidi" w:cstheme="majorBidi"/>
            <w:sz w:val="20"/>
            <w:szCs w:val="20"/>
            <w:rPrChange w:id="160"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161" w:author="QAZVIN" w:date="2019-12-31T19:06:00Z">
            <w:rPr>
              <w:rFonts w:asciiTheme="majorBidi" w:hAnsiTheme="majorBidi" w:cstheme="majorBidi"/>
              <w:sz w:val="32"/>
              <w:szCs w:val="32"/>
            </w:rPr>
          </w:rPrChange>
        </w:rPr>
        <w:t>be ranked and presented to the user.</w:t>
      </w:r>
    </w:p>
    <w:p w:rsidR="004A047A" w:rsidRPr="003A3944" w:rsidRDefault="004A047A" w:rsidP="004A047A">
      <w:pPr>
        <w:pStyle w:val="Heading3"/>
        <w:spacing w:line="276" w:lineRule="auto"/>
        <w:rPr>
          <w:sz w:val="20"/>
          <w:szCs w:val="20"/>
          <w:rPrChange w:id="162" w:author="QAZVIN" w:date="2019-12-31T19:06:00Z">
            <w:rPr>
              <w:sz w:val="32"/>
              <w:szCs w:val="32"/>
            </w:rPr>
          </w:rPrChange>
        </w:rPr>
      </w:pPr>
      <w:r w:rsidRPr="003A3944">
        <w:rPr>
          <w:sz w:val="20"/>
          <w:szCs w:val="20"/>
          <w:rPrChange w:id="163" w:author="QAZVIN" w:date="2019-12-31T19:06:00Z">
            <w:rPr>
              <w:rFonts w:asciiTheme="minorHAnsi" w:eastAsiaTheme="minorHAnsi" w:hAnsiTheme="minorHAnsi" w:cstheme="minorBidi"/>
              <w:bCs w:val="0"/>
              <w:sz w:val="32"/>
              <w:szCs w:val="32"/>
            </w:rPr>
          </w:rPrChange>
        </w:rPr>
        <w:t>2.1.1 The Need to Labeling Images</w:t>
      </w:r>
    </w:p>
    <w:p w:rsidR="004A047A" w:rsidRPr="003A3944" w:rsidRDefault="004A047A">
      <w:pPr>
        <w:pStyle w:val="NoSpacing"/>
        <w:spacing w:line="276" w:lineRule="auto"/>
        <w:jc w:val="both"/>
        <w:rPr>
          <w:rFonts w:asciiTheme="majorBidi" w:hAnsiTheme="majorBidi" w:cstheme="majorBidi"/>
          <w:sz w:val="20"/>
          <w:szCs w:val="20"/>
          <w:rPrChange w:id="16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65" w:author="QAZVIN" w:date="2019-12-31T19:06:00Z">
            <w:rPr>
              <w:rFonts w:asciiTheme="majorBidi" w:hAnsiTheme="majorBidi" w:cstheme="majorBidi"/>
              <w:sz w:val="32"/>
              <w:szCs w:val="32"/>
            </w:rPr>
          </w:rPrChange>
        </w:rPr>
        <w:t xml:space="preserve">After the list of related terms is extracted, the images related to them should be retrieved from database. </w:t>
      </w:r>
      <w:ins w:id="166" w:author="QAZVIN" w:date="2019-12-30T02:52:00Z">
        <w:r w:rsidR="006F40B6" w:rsidRPr="006D48BB">
          <w:rPr>
            <w:rFonts w:asciiTheme="majorBidi" w:hAnsiTheme="majorBidi" w:cstheme="majorBidi"/>
            <w:sz w:val="20"/>
            <w:szCs w:val="20"/>
            <w:rPrChange w:id="167" w:author="QAZVIN" w:date="2019-12-31T20:21:00Z">
              <w:rPr>
                <w:rFonts w:asciiTheme="majorBidi" w:hAnsiTheme="majorBidi" w:cstheme="majorBidi"/>
                <w:color w:val="00B0F0"/>
                <w:sz w:val="32"/>
                <w:szCs w:val="32"/>
              </w:rPr>
            </w:rPrChange>
          </w:rPr>
          <w:t xml:space="preserve">Due </w:t>
        </w:r>
        <w:r w:rsidR="006F40B6" w:rsidRPr="003A3944">
          <w:rPr>
            <w:rFonts w:asciiTheme="majorBidi" w:hAnsiTheme="majorBidi" w:cstheme="majorBidi"/>
            <w:sz w:val="20"/>
            <w:szCs w:val="20"/>
            <w:rPrChange w:id="168" w:author="QAZVIN" w:date="2019-12-31T19:06:00Z">
              <w:rPr>
                <w:rFonts w:asciiTheme="majorBidi" w:hAnsiTheme="majorBidi" w:cstheme="majorBidi"/>
                <w:sz w:val="32"/>
                <w:szCs w:val="32"/>
              </w:rPr>
            </w:rPrChange>
          </w:rPr>
          <w:t>t</w:t>
        </w:r>
      </w:ins>
      <w:del w:id="169" w:author="QAZVIN" w:date="2019-12-30T02:52:00Z">
        <w:r w:rsidRPr="003A3944" w:rsidDel="006F40B6">
          <w:rPr>
            <w:rFonts w:asciiTheme="majorBidi" w:hAnsiTheme="majorBidi" w:cstheme="majorBidi"/>
            <w:sz w:val="20"/>
            <w:szCs w:val="20"/>
            <w:rPrChange w:id="170" w:author="QAZVIN" w:date="2019-12-31T19:06:00Z">
              <w:rPr>
                <w:rFonts w:asciiTheme="majorBidi" w:hAnsiTheme="majorBidi" w:cstheme="majorBidi"/>
                <w:sz w:val="32"/>
                <w:szCs w:val="32"/>
              </w:rPr>
            </w:rPrChange>
          </w:rPr>
          <w:delText>T</w:delText>
        </w:r>
      </w:del>
      <w:r w:rsidRPr="003A3944">
        <w:rPr>
          <w:rFonts w:asciiTheme="majorBidi" w:hAnsiTheme="majorBidi" w:cstheme="majorBidi"/>
          <w:sz w:val="20"/>
          <w:szCs w:val="20"/>
          <w:rPrChange w:id="171" w:author="QAZVIN" w:date="2019-12-31T19:06:00Z">
            <w:rPr>
              <w:rFonts w:asciiTheme="majorBidi" w:hAnsiTheme="majorBidi" w:cstheme="majorBidi"/>
              <w:sz w:val="32"/>
              <w:szCs w:val="32"/>
            </w:rPr>
          </w:rPrChange>
        </w:rPr>
        <w:t>o do this, there should be some way to relate the images to the terms. One of the most popular methods to do this is to label images. These labels usually will be saved in databases, XML files, as metadata or some other ways</w:t>
      </w:r>
      <w:ins w:id="172" w:author="QAZVIN" w:date="2019-12-30T02:56:00Z">
        <w:r w:rsidR="006F40B6" w:rsidRPr="003A3944">
          <w:rPr>
            <w:rFonts w:asciiTheme="majorBidi" w:hAnsiTheme="majorBidi" w:cstheme="majorBidi"/>
            <w:sz w:val="20"/>
            <w:szCs w:val="20"/>
            <w:rPrChange w:id="173" w:author="QAZVIN" w:date="2019-12-31T19:06:00Z">
              <w:rPr>
                <w:rFonts w:asciiTheme="majorBidi" w:hAnsiTheme="majorBidi" w:cstheme="majorBidi"/>
                <w:sz w:val="32"/>
                <w:szCs w:val="32"/>
              </w:rPr>
            </w:rPrChange>
          </w:rPr>
          <w:t>.</w:t>
        </w:r>
      </w:ins>
      <w:r w:rsidRPr="003A3944">
        <w:rPr>
          <w:rFonts w:asciiTheme="majorBidi" w:hAnsiTheme="majorBidi" w:cstheme="majorBidi"/>
          <w:sz w:val="20"/>
          <w:szCs w:val="20"/>
          <w:rPrChange w:id="174" w:author="QAZVIN" w:date="2019-12-31T19:06:00Z">
            <w:rPr>
              <w:rFonts w:asciiTheme="majorBidi" w:hAnsiTheme="majorBidi" w:cstheme="majorBidi"/>
              <w:sz w:val="32"/>
              <w:szCs w:val="32"/>
            </w:rPr>
          </w:rPrChange>
        </w:rPr>
        <w:t xml:space="preserve"> but one thing common between them is using humans to do the labeling process </w:t>
      </w:r>
      <w:r w:rsidRPr="006D48BB">
        <w:rPr>
          <w:rFonts w:asciiTheme="majorBidi" w:hAnsiTheme="majorBidi" w:cstheme="majorBidi"/>
          <w:sz w:val="20"/>
          <w:szCs w:val="20"/>
          <w:rPrChange w:id="175" w:author="QAZVIN" w:date="2019-12-31T20:22:00Z">
            <w:rPr>
              <w:rFonts w:asciiTheme="majorBidi" w:hAnsiTheme="majorBidi" w:cstheme="majorBidi"/>
              <w:sz w:val="32"/>
              <w:szCs w:val="32"/>
            </w:rPr>
          </w:rPrChange>
        </w:rPr>
        <w:t xml:space="preserve">since </w:t>
      </w:r>
      <w:r w:rsidRPr="003A3944">
        <w:rPr>
          <w:rFonts w:asciiTheme="majorBidi" w:hAnsiTheme="majorBidi" w:cstheme="majorBidi"/>
          <w:sz w:val="20"/>
          <w:szCs w:val="20"/>
          <w:rPrChange w:id="176" w:author="QAZVIN" w:date="2019-12-31T19:06:00Z">
            <w:rPr>
              <w:rFonts w:asciiTheme="majorBidi" w:hAnsiTheme="majorBidi" w:cstheme="majorBidi"/>
              <w:sz w:val="32"/>
              <w:szCs w:val="32"/>
            </w:rPr>
          </w:rPrChange>
        </w:rPr>
        <w:t xml:space="preserve">currently there is no </w:t>
      </w:r>
      <w:del w:id="177" w:author="QAZVIN" w:date="2019-12-30T03:02:00Z">
        <w:r w:rsidRPr="006D48BB" w:rsidDel="001354A4">
          <w:rPr>
            <w:rFonts w:asciiTheme="majorBidi" w:hAnsiTheme="majorBidi" w:cstheme="majorBidi"/>
            <w:sz w:val="20"/>
            <w:szCs w:val="20"/>
            <w:rPrChange w:id="178" w:author="QAZVIN" w:date="2019-12-31T20:22:00Z">
              <w:rPr>
                <w:rFonts w:asciiTheme="majorBidi" w:hAnsiTheme="majorBidi" w:cstheme="majorBidi"/>
                <w:sz w:val="32"/>
                <w:szCs w:val="32"/>
              </w:rPr>
            </w:rPrChange>
          </w:rPr>
          <w:delText xml:space="preserve">effective </w:delText>
        </w:r>
      </w:del>
      <w:ins w:id="179" w:author="QAZVIN" w:date="2019-12-30T03:02:00Z">
        <w:r w:rsidR="001354A4" w:rsidRPr="006D48BB">
          <w:rPr>
            <w:rFonts w:asciiTheme="majorBidi" w:hAnsiTheme="majorBidi" w:cstheme="majorBidi"/>
            <w:sz w:val="20"/>
            <w:szCs w:val="20"/>
            <w:rPrChange w:id="180" w:author="QAZVIN" w:date="2019-12-31T20:22:00Z">
              <w:rPr>
                <w:rFonts w:asciiTheme="majorBidi" w:hAnsiTheme="majorBidi" w:cstheme="majorBidi"/>
                <w:color w:val="5B9BD5" w:themeColor="accent1"/>
                <w:sz w:val="32"/>
                <w:szCs w:val="32"/>
              </w:rPr>
            </w:rPrChange>
          </w:rPr>
          <w:t xml:space="preserve">efficient </w:t>
        </w:r>
      </w:ins>
      <w:r w:rsidRPr="003A3944">
        <w:rPr>
          <w:rFonts w:asciiTheme="majorBidi" w:hAnsiTheme="majorBidi" w:cstheme="majorBidi"/>
          <w:sz w:val="20"/>
          <w:szCs w:val="20"/>
          <w:rPrChange w:id="181" w:author="QAZVIN" w:date="2019-12-31T19:06:00Z">
            <w:rPr>
              <w:rFonts w:asciiTheme="majorBidi" w:hAnsiTheme="majorBidi" w:cstheme="majorBidi"/>
              <w:sz w:val="32"/>
              <w:szCs w:val="32"/>
            </w:rPr>
          </w:rPrChange>
        </w:rPr>
        <w:t>way to recognize objects in images.</w:t>
      </w:r>
    </w:p>
    <w:p w:rsidR="004A047A" w:rsidRPr="003A3944" w:rsidRDefault="004A047A" w:rsidP="004A047A">
      <w:pPr>
        <w:pStyle w:val="Heading3"/>
        <w:spacing w:line="276" w:lineRule="auto"/>
        <w:rPr>
          <w:sz w:val="20"/>
          <w:szCs w:val="20"/>
          <w:rPrChange w:id="182" w:author="QAZVIN" w:date="2019-12-31T19:06:00Z">
            <w:rPr>
              <w:sz w:val="32"/>
              <w:szCs w:val="32"/>
            </w:rPr>
          </w:rPrChange>
        </w:rPr>
      </w:pPr>
      <w:r w:rsidRPr="003A3944">
        <w:rPr>
          <w:sz w:val="20"/>
          <w:szCs w:val="20"/>
          <w:rPrChange w:id="183" w:author="QAZVIN" w:date="2019-12-31T19:06:00Z">
            <w:rPr>
              <w:rFonts w:asciiTheme="minorHAnsi" w:eastAsiaTheme="minorHAnsi" w:hAnsiTheme="minorHAnsi" w:cstheme="minorBidi"/>
              <w:bCs w:val="0"/>
              <w:sz w:val="32"/>
              <w:szCs w:val="32"/>
            </w:rPr>
          </w:rPrChange>
        </w:rPr>
        <w:t>2.1.2 Using YAPTCHA for Labeling Images</w:t>
      </w:r>
    </w:p>
    <w:p w:rsidR="004A047A" w:rsidRPr="003A3944" w:rsidRDefault="004A047A" w:rsidP="004A047A">
      <w:pPr>
        <w:pStyle w:val="NoSpacing"/>
        <w:spacing w:line="276" w:lineRule="auto"/>
        <w:jc w:val="both"/>
        <w:rPr>
          <w:rFonts w:asciiTheme="majorBidi" w:hAnsiTheme="majorBidi" w:cstheme="majorBidi"/>
          <w:sz w:val="20"/>
          <w:szCs w:val="20"/>
          <w:rPrChange w:id="18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85" w:author="QAZVIN" w:date="2019-12-31T19:06:00Z">
            <w:rPr>
              <w:rFonts w:asciiTheme="majorBidi" w:hAnsiTheme="majorBidi" w:cstheme="majorBidi"/>
              <w:sz w:val="32"/>
              <w:szCs w:val="32"/>
            </w:rPr>
          </w:rPrChange>
        </w:rPr>
        <w:t>YAPTCHA is a CAPTCHA (Completely Automated Public Turing test to tell Computers and Humans Apart) which is used to label images. A CAPTCHA is a program which is designed based on Automated Turing Test[</w:t>
      </w:r>
      <w:r w:rsidRPr="003A3944">
        <w:rPr>
          <w:rStyle w:val="EndnoteReference"/>
          <w:rFonts w:asciiTheme="majorBidi" w:hAnsiTheme="majorBidi" w:cstheme="majorBidi"/>
          <w:sz w:val="20"/>
          <w:szCs w:val="20"/>
          <w:rPrChange w:id="186" w:author="QAZVIN" w:date="2019-12-31T19:06:00Z">
            <w:rPr>
              <w:rStyle w:val="EndnoteReference"/>
              <w:rFonts w:asciiTheme="majorBidi" w:hAnsiTheme="majorBidi" w:cstheme="majorBidi"/>
              <w:sz w:val="32"/>
              <w:szCs w:val="32"/>
            </w:rPr>
          </w:rPrChange>
        </w:rPr>
        <w:endnoteReference w:id="5"/>
      </w:r>
      <w:r w:rsidRPr="003A3944">
        <w:rPr>
          <w:rFonts w:asciiTheme="majorBidi" w:hAnsiTheme="majorBidi" w:cstheme="majorBidi"/>
          <w:sz w:val="20"/>
          <w:szCs w:val="20"/>
          <w:rPrChange w:id="187" w:author="QAZVIN" w:date="2019-12-31T19:06:00Z">
            <w:rPr>
              <w:rFonts w:asciiTheme="majorBidi" w:hAnsiTheme="majorBidi" w:cstheme="majorBidi"/>
              <w:sz w:val="32"/>
              <w:szCs w:val="32"/>
            </w:rPr>
          </w:rPrChange>
        </w:rPr>
        <w:t>]. Alan Turing in 1950 [</w:t>
      </w:r>
      <w:r w:rsidRPr="003A3944">
        <w:rPr>
          <w:rStyle w:val="EndnoteReference"/>
          <w:rFonts w:asciiTheme="majorBidi" w:hAnsiTheme="majorBidi" w:cstheme="majorBidi"/>
          <w:sz w:val="20"/>
          <w:szCs w:val="20"/>
          <w:rPrChange w:id="188" w:author="QAZVIN" w:date="2019-12-31T19:06:00Z">
            <w:rPr>
              <w:rStyle w:val="EndnoteReference"/>
              <w:rFonts w:asciiTheme="majorBidi" w:hAnsiTheme="majorBidi" w:cstheme="majorBidi"/>
              <w:sz w:val="32"/>
              <w:szCs w:val="32"/>
            </w:rPr>
          </w:rPrChange>
        </w:rPr>
        <w:endnoteReference w:id="6"/>
      </w:r>
      <w:r w:rsidRPr="003A3944">
        <w:rPr>
          <w:rFonts w:asciiTheme="majorBidi" w:hAnsiTheme="majorBidi" w:cstheme="majorBidi"/>
          <w:sz w:val="20"/>
          <w:szCs w:val="20"/>
          <w:rPrChange w:id="189" w:author="QAZVIN" w:date="2019-12-31T19:06:00Z">
            <w:rPr>
              <w:rFonts w:asciiTheme="majorBidi" w:hAnsiTheme="majorBidi" w:cstheme="majorBidi"/>
              <w:sz w:val="32"/>
              <w:szCs w:val="32"/>
            </w:rPr>
          </w:rPrChange>
        </w:rPr>
        <w:t>] introduced it to test a machine’s ability to exhibit intelligent behavior. A machine will pass the test successfully if a person outside of a room cannot distinguish it from a human in the room only based on some textual interactions and their replies.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190"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191" w:author="QAZVIN" w:date="2019-12-31T19:06:00Z">
            <w:rPr>
              <w:rFonts w:asciiTheme="majorBidi" w:hAnsiTheme="majorBidi" w:cstheme="majorBidi"/>
              <w:sz w:val="32"/>
              <w:szCs w:val="32"/>
            </w:rPr>
          </w:rPrChange>
        </w:rPr>
        <w:t>YAPTCHA is a multilingual CAPTCHA, designed and implemented with the goal of resolving its counterparts’ security problems while presenting a pleasant user experience and added value of labeling unrecognized images.</w:t>
      </w:r>
    </w:p>
    <w:p w:rsidR="004A047A" w:rsidRPr="003A3944" w:rsidRDefault="004A047A" w:rsidP="004A047A">
      <w:pPr>
        <w:pStyle w:val="NoSpacing"/>
        <w:keepNext/>
        <w:spacing w:line="276" w:lineRule="auto"/>
        <w:ind w:firstLine="360"/>
        <w:jc w:val="center"/>
        <w:rPr>
          <w:rFonts w:asciiTheme="majorBidi" w:hAnsiTheme="majorBidi" w:cstheme="majorBidi"/>
          <w:sz w:val="20"/>
          <w:szCs w:val="20"/>
          <w:rPrChange w:id="192"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193">
            <w:rPr>
              <w:rFonts w:asciiTheme="majorBidi" w:hAnsiTheme="majorBidi" w:cstheme="majorBidi"/>
              <w:noProof/>
              <w:sz w:val="32"/>
              <w:szCs w:val="32"/>
            </w:rPr>
          </w:rPrChange>
        </w:rPr>
        <w:lastRenderedPageBreak/>
        <w:drawing>
          <wp:inline distT="0" distB="0" distL="0" distR="0" wp14:anchorId="4AF8C446" wp14:editId="448E8AF8">
            <wp:extent cx="1914525" cy="2995516"/>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Eng.jpg"/>
                    <pic:cNvPicPr/>
                  </pic:nvPicPr>
                  <pic:blipFill>
                    <a:blip r:embed="rId8">
                      <a:extLst>
                        <a:ext uri="{28A0092B-C50C-407E-A947-70E740481C1C}">
                          <a14:useLocalDpi xmlns:a14="http://schemas.microsoft.com/office/drawing/2010/main" val="0"/>
                        </a:ext>
                      </a:extLst>
                    </a:blip>
                    <a:stretch>
                      <a:fillRect/>
                    </a:stretch>
                  </pic:blipFill>
                  <pic:spPr>
                    <a:xfrm>
                      <a:off x="0" y="0"/>
                      <a:ext cx="1920859" cy="3005426"/>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color w:val="auto"/>
          <w:sz w:val="20"/>
          <w:szCs w:val="20"/>
          <w:rPrChange w:id="194" w:author="QAZVIN" w:date="2019-12-31T19:06:00Z">
            <w:rPr>
              <w:rFonts w:asciiTheme="majorBidi" w:hAnsiTheme="majorBidi" w:cstheme="majorBidi"/>
              <w:color w:val="auto"/>
              <w:sz w:val="32"/>
              <w:szCs w:val="32"/>
            </w:rPr>
          </w:rPrChange>
        </w:rPr>
      </w:pPr>
      <w:r w:rsidRPr="003A3944">
        <w:rPr>
          <w:rFonts w:asciiTheme="majorBidi" w:hAnsiTheme="majorBidi" w:cstheme="majorBidi"/>
          <w:color w:val="auto"/>
          <w:sz w:val="20"/>
          <w:szCs w:val="20"/>
          <w:rPrChange w:id="195" w:author="QAZVIN" w:date="2019-12-31T19:06:00Z">
            <w:rPr>
              <w:rFonts w:asciiTheme="majorBidi" w:hAnsiTheme="majorBidi" w:cstheme="majorBidi"/>
              <w:b w:val="0"/>
              <w:bCs w:val="0"/>
              <w:color w:val="auto"/>
              <w:sz w:val="32"/>
              <w:szCs w:val="32"/>
            </w:rPr>
          </w:rPrChange>
        </w:rPr>
        <w:t>Fig.</w:t>
      </w:r>
      <w:r w:rsidRPr="003A3944">
        <w:rPr>
          <w:rFonts w:asciiTheme="majorBidi" w:hAnsiTheme="majorBidi" w:cstheme="majorBidi"/>
          <w:color w:val="auto"/>
          <w:sz w:val="20"/>
          <w:szCs w:val="20"/>
          <w:rPrChange w:id="196" w:author="QAZVIN" w:date="2019-12-31T19:06:00Z">
            <w:rPr>
              <w:rFonts w:asciiTheme="majorBidi" w:hAnsiTheme="majorBidi" w:cstheme="majorBidi"/>
              <w:b w:val="0"/>
              <w:bCs w:val="0"/>
              <w:color w:val="auto"/>
              <w:sz w:val="32"/>
              <w:szCs w:val="32"/>
            </w:rPr>
          </w:rPrChange>
        </w:rPr>
        <w:fldChar w:fldCharType="begin"/>
      </w:r>
      <w:r w:rsidRPr="003A3944">
        <w:rPr>
          <w:rFonts w:asciiTheme="majorBidi" w:hAnsiTheme="majorBidi" w:cstheme="majorBidi"/>
          <w:color w:val="auto"/>
          <w:sz w:val="20"/>
          <w:szCs w:val="20"/>
          <w:rPrChange w:id="197" w:author="QAZVIN" w:date="2019-12-31T19:06:00Z">
            <w:rPr>
              <w:rFonts w:asciiTheme="majorBidi" w:hAnsiTheme="majorBidi" w:cstheme="majorBidi"/>
              <w:b w:val="0"/>
              <w:bCs w:val="0"/>
              <w:color w:val="auto"/>
              <w:sz w:val="32"/>
              <w:szCs w:val="32"/>
            </w:rPr>
          </w:rPrChange>
        </w:rPr>
        <w:instrText xml:space="preserve"> SEQ Figure \* ARABIC </w:instrText>
      </w:r>
      <w:r w:rsidRPr="003A3944">
        <w:rPr>
          <w:rFonts w:asciiTheme="majorBidi" w:hAnsiTheme="majorBidi" w:cstheme="majorBidi"/>
          <w:color w:val="auto"/>
          <w:sz w:val="20"/>
          <w:szCs w:val="20"/>
          <w:rPrChange w:id="198" w:author="QAZVIN" w:date="2019-12-31T19:06:00Z">
            <w:rPr>
              <w:rFonts w:asciiTheme="majorBidi" w:hAnsiTheme="majorBidi" w:cstheme="majorBidi"/>
              <w:b w:val="0"/>
              <w:bCs w:val="0"/>
              <w:color w:val="auto"/>
              <w:sz w:val="32"/>
              <w:szCs w:val="32"/>
            </w:rPr>
          </w:rPrChange>
        </w:rPr>
        <w:fldChar w:fldCharType="separate"/>
      </w:r>
      <w:ins w:id="199" w:author="Omid Khalafbeigi" w:date="2020-01-01T22:04:00Z">
        <w:r w:rsidR="00701201">
          <w:rPr>
            <w:rFonts w:asciiTheme="majorBidi" w:hAnsiTheme="majorBidi" w:cstheme="majorBidi"/>
            <w:noProof/>
            <w:color w:val="auto"/>
            <w:sz w:val="20"/>
            <w:szCs w:val="20"/>
          </w:rPr>
          <w:t>1</w:t>
        </w:r>
      </w:ins>
      <w:del w:id="200" w:author="Omid Khalafbeigi" w:date="2020-01-01T22:03:00Z">
        <w:r w:rsidRPr="003A3944" w:rsidDel="00701201">
          <w:rPr>
            <w:rFonts w:asciiTheme="majorBidi" w:hAnsiTheme="majorBidi" w:cstheme="majorBidi"/>
            <w:noProof/>
            <w:color w:val="auto"/>
            <w:sz w:val="20"/>
            <w:szCs w:val="20"/>
            <w:rPrChange w:id="201" w:author="QAZVIN" w:date="2019-12-31T19:06:00Z">
              <w:rPr>
                <w:rFonts w:asciiTheme="majorBidi" w:hAnsiTheme="majorBidi" w:cstheme="majorBidi"/>
                <w:b w:val="0"/>
                <w:bCs w:val="0"/>
                <w:noProof/>
                <w:color w:val="auto"/>
                <w:sz w:val="32"/>
                <w:szCs w:val="32"/>
              </w:rPr>
            </w:rPrChange>
          </w:rPr>
          <w:delText>1</w:delText>
        </w:r>
      </w:del>
      <w:r w:rsidRPr="003A3944">
        <w:rPr>
          <w:rFonts w:asciiTheme="majorBidi" w:hAnsiTheme="majorBidi" w:cstheme="majorBidi"/>
          <w:color w:val="auto"/>
          <w:sz w:val="20"/>
          <w:szCs w:val="20"/>
          <w:rPrChange w:id="202" w:author="QAZVIN" w:date="2019-12-31T19:06:00Z">
            <w:rPr>
              <w:rFonts w:asciiTheme="majorBidi" w:hAnsiTheme="majorBidi" w:cstheme="majorBidi"/>
              <w:b w:val="0"/>
              <w:bCs w:val="0"/>
              <w:color w:val="auto"/>
              <w:sz w:val="32"/>
              <w:szCs w:val="32"/>
            </w:rPr>
          </w:rPrChange>
        </w:rPr>
        <w:fldChar w:fldCharType="end"/>
      </w:r>
      <w:r w:rsidRPr="003A3944">
        <w:rPr>
          <w:rFonts w:asciiTheme="majorBidi" w:hAnsiTheme="majorBidi" w:cstheme="majorBidi"/>
          <w:b w:val="0"/>
          <w:bCs w:val="0"/>
          <w:noProof/>
          <w:color w:val="auto"/>
          <w:sz w:val="20"/>
          <w:szCs w:val="20"/>
          <w:rPrChange w:id="203" w:author="QAZVIN" w:date="2019-12-31T19:06:00Z">
            <w:rPr>
              <w:rFonts w:asciiTheme="majorBidi" w:hAnsiTheme="majorBidi" w:cstheme="majorBidi"/>
              <w:b w:val="0"/>
              <w:bCs w:val="0"/>
              <w:noProof/>
              <w:color w:val="auto"/>
              <w:sz w:val="32"/>
              <w:szCs w:val="32"/>
            </w:rPr>
          </w:rPrChange>
        </w:rPr>
        <w:t>Sample of YAPTCHA in 2 languages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20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05" w:author="QAZVIN" w:date="2019-12-31T19:06:00Z">
            <w:rPr>
              <w:rFonts w:asciiTheme="majorBidi" w:hAnsiTheme="majorBidi" w:cstheme="majorBidi"/>
              <w:sz w:val="32"/>
              <w:szCs w:val="32"/>
            </w:rPr>
          </w:rPrChange>
        </w:rPr>
        <w:t>As it is seen from the Fig. 1, in YAPTCHA, two images will be shown to the user. One of them is labeled and the other is known to the system. A user has to enter both words to bypass the system since the labeled image is not recognized from the non-labeled. If the user enters the correct word for the labeled image, this labeled is added to the system for further verification by the system. If enough users enter the same label for the image, it will be confirmed. It is worth mentioning that in a 6 hour workshop participating 60</w:t>
      </w:r>
      <w:r w:rsidRPr="003A3944">
        <w:rPr>
          <w:rFonts w:asciiTheme="majorBidi" w:hAnsiTheme="majorBidi" w:cstheme="majorBidi"/>
          <w:color w:val="70AD47" w:themeColor="accent6"/>
          <w:sz w:val="20"/>
          <w:szCs w:val="20"/>
          <w:rPrChange w:id="206" w:author="QAZVIN" w:date="2019-12-31T19:06:00Z">
            <w:rPr>
              <w:rFonts w:asciiTheme="majorBidi" w:hAnsiTheme="majorBidi" w:cstheme="majorBidi"/>
              <w:sz w:val="32"/>
              <w:szCs w:val="32"/>
            </w:rPr>
          </w:rPrChange>
        </w:rPr>
        <w:t>+</w:t>
      </w:r>
      <w:r w:rsidRPr="003A3944">
        <w:rPr>
          <w:rFonts w:asciiTheme="majorBidi" w:hAnsiTheme="majorBidi" w:cstheme="majorBidi"/>
          <w:sz w:val="20"/>
          <w:szCs w:val="20"/>
          <w:rPrChange w:id="207" w:author="QAZVIN" w:date="2019-12-31T19:06:00Z">
            <w:rPr>
              <w:rFonts w:asciiTheme="majorBidi" w:hAnsiTheme="majorBidi" w:cstheme="majorBidi"/>
              <w:sz w:val="32"/>
              <w:szCs w:val="32"/>
            </w:rPr>
          </w:rPrChange>
        </w:rPr>
        <w:t xml:space="preserve"> students from Shahed University of Tehran, this system had a 98.18% success rate in labeling images.</w:t>
      </w:r>
    </w:p>
    <w:p w:rsidR="004A047A" w:rsidRPr="003A3944" w:rsidRDefault="004A047A" w:rsidP="004A047A">
      <w:pPr>
        <w:pStyle w:val="Heading2"/>
        <w:tabs>
          <w:tab w:val="left" w:pos="4092"/>
        </w:tabs>
        <w:spacing w:line="276" w:lineRule="auto"/>
        <w:rPr>
          <w:sz w:val="20"/>
          <w:szCs w:val="20"/>
          <w:rPrChange w:id="208" w:author="QAZVIN" w:date="2019-12-31T19:06:00Z">
            <w:rPr>
              <w:sz w:val="32"/>
              <w:szCs w:val="32"/>
            </w:rPr>
          </w:rPrChange>
        </w:rPr>
      </w:pPr>
      <w:r w:rsidRPr="003A3944">
        <w:rPr>
          <w:sz w:val="20"/>
          <w:szCs w:val="20"/>
          <w:rPrChange w:id="209" w:author="QAZVIN" w:date="2019-12-31T19:06:00Z">
            <w:rPr>
              <w:rFonts w:asciiTheme="minorHAnsi" w:eastAsiaTheme="minorHAnsi" w:hAnsiTheme="minorHAnsi" w:cstheme="minorBidi"/>
              <w:sz w:val="32"/>
              <w:szCs w:val="32"/>
            </w:rPr>
          </w:rPrChange>
        </w:rPr>
        <w:t>2.2Content-Based Image Search</w:t>
      </w:r>
    </w:p>
    <w:p w:rsidR="004A047A" w:rsidRPr="003A3944" w:rsidRDefault="004A047A" w:rsidP="004A047A">
      <w:pPr>
        <w:pStyle w:val="NoSpacing"/>
        <w:spacing w:line="276" w:lineRule="auto"/>
        <w:jc w:val="both"/>
        <w:rPr>
          <w:rFonts w:asciiTheme="majorBidi" w:hAnsiTheme="majorBidi" w:cstheme="majorBidi"/>
          <w:sz w:val="20"/>
          <w:szCs w:val="20"/>
          <w:rPrChange w:id="210"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11" w:author="QAZVIN" w:date="2019-12-31T19:06:00Z">
            <w:rPr>
              <w:rFonts w:asciiTheme="majorBidi" w:hAnsiTheme="majorBidi" w:cstheme="majorBidi"/>
              <w:sz w:val="32"/>
              <w:szCs w:val="32"/>
            </w:rPr>
          </w:rPrChange>
        </w:rPr>
        <w:t>Although many times it is easier to enter a textual query for initiating a search, in some cases it is needed to run the search through image’s contents, including:</w:t>
      </w:r>
    </w:p>
    <w:p w:rsidR="004A047A" w:rsidRPr="003A3944" w:rsidRDefault="004A047A" w:rsidP="004A047A">
      <w:pPr>
        <w:pStyle w:val="NoSpacing"/>
        <w:numPr>
          <w:ilvl w:val="0"/>
          <w:numId w:val="1"/>
        </w:numPr>
        <w:spacing w:line="276" w:lineRule="auto"/>
        <w:jc w:val="both"/>
        <w:rPr>
          <w:rFonts w:asciiTheme="majorBidi" w:hAnsiTheme="majorBidi" w:cstheme="majorBidi"/>
          <w:sz w:val="20"/>
          <w:szCs w:val="20"/>
          <w:rPrChange w:id="21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13" w:author="QAZVIN" w:date="2019-12-31T19:06:00Z">
            <w:rPr>
              <w:rFonts w:asciiTheme="majorBidi" w:hAnsiTheme="majorBidi" w:cstheme="majorBidi"/>
              <w:sz w:val="32"/>
              <w:szCs w:val="32"/>
            </w:rPr>
          </w:rPrChange>
        </w:rPr>
        <w:t>When there is not enough information about the source</w:t>
      </w:r>
      <w:ins w:id="214" w:author="QAZVIN" w:date="2019-12-30T03:09:00Z">
        <w:r w:rsidR="001354A4" w:rsidRPr="003A3944">
          <w:rPr>
            <w:rFonts w:asciiTheme="majorBidi" w:hAnsiTheme="majorBidi" w:cstheme="majorBidi"/>
            <w:sz w:val="20"/>
            <w:szCs w:val="20"/>
            <w:rPrChange w:id="215" w:author="QAZVIN" w:date="2019-12-31T19:06:00Z">
              <w:rPr>
                <w:rFonts w:asciiTheme="majorBidi" w:hAnsiTheme="majorBidi" w:cstheme="majorBidi"/>
                <w:sz w:val="32"/>
                <w:szCs w:val="32"/>
              </w:rPr>
            </w:rPrChange>
          </w:rPr>
          <w:t xml:space="preserve"> </w:t>
        </w:r>
        <w:r w:rsidR="001354A4" w:rsidRPr="006D48BB">
          <w:rPr>
            <w:rFonts w:asciiTheme="majorBidi" w:hAnsiTheme="majorBidi" w:cstheme="majorBidi"/>
            <w:sz w:val="20"/>
            <w:szCs w:val="20"/>
            <w:rPrChange w:id="216" w:author="QAZVIN" w:date="2019-12-31T20:24:00Z">
              <w:rPr>
                <w:rFonts w:asciiTheme="majorBidi" w:hAnsiTheme="majorBidi" w:cstheme="majorBidi"/>
                <w:sz w:val="32"/>
                <w:szCs w:val="32"/>
              </w:rPr>
            </w:rPrChange>
          </w:rPr>
          <w:t>of</w:t>
        </w:r>
      </w:ins>
      <w:r w:rsidRPr="006D48BB">
        <w:rPr>
          <w:rFonts w:asciiTheme="majorBidi" w:hAnsiTheme="majorBidi" w:cstheme="majorBidi"/>
          <w:sz w:val="20"/>
          <w:szCs w:val="20"/>
          <w:rPrChange w:id="217" w:author="QAZVIN" w:date="2019-12-31T20:24:00Z">
            <w:rPr>
              <w:rFonts w:asciiTheme="majorBidi" w:hAnsiTheme="majorBidi" w:cstheme="majorBidi"/>
              <w:sz w:val="32"/>
              <w:szCs w:val="32"/>
            </w:rPr>
          </w:rPrChange>
        </w:rPr>
        <w:t xml:space="preserve"> </w:t>
      </w:r>
      <w:r w:rsidRPr="003A3944">
        <w:rPr>
          <w:rFonts w:asciiTheme="majorBidi" w:hAnsiTheme="majorBidi" w:cstheme="majorBidi"/>
          <w:sz w:val="20"/>
          <w:szCs w:val="20"/>
          <w:rPrChange w:id="218" w:author="QAZVIN" w:date="2019-12-31T19:06:00Z">
            <w:rPr>
              <w:rFonts w:asciiTheme="majorBidi" w:hAnsiTheme="majorBidi" w:cstheme="majorBidi"/>
              <w:sz w:val="32"/>
              <w:szCs w:val="32"/>
            </w:rPr>
          </w:rPrChange>
        </w:rPr>
        <w:t>image and we are looking for similar images</w:t>
      </w:r>
    </w:p>
    <w:p w:rsidR="004A047A" w:rsidRPr="003A3944" w:rsidRDefault="004A047A" w:rsidP="004A047A">
      <w:pPr>
        <w:pStyle w:val="NoSpacing"/>
        <w:numPr>
          <w:ilvl w:val="0"/>
          <w:numId w:val="1"/>
        </w:numPr>
        <w:spacing w:line="276" w:lineRule="auto"/>
        <w:jc w:val="both"/>
        <w:rPr>
          <w:rFonts w:asciiTheme="majorBidi" w:hAnsiTheme="majorBidi" w:cstheme="majorBidi"/>
          <w:sz w:val="20"/>
          <w:szCs w:val="20"/>
          <w:rPrChange w:id="21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20" w:author="QAZVIN" w:date="2019-12-31T19:06:00Z">
            <w:rPr>
              <w:rFonts w:asciiTheme="majorBidi" w:hAnsiTheme="majorBidi" w:cstheme="majorBidi"/>
              <w:sz w:val="32"/>
              <w:szCs w:val="32"/>
            </w:rPr>
          </w:rPrChange>
        </w:rPr>
        <w:t>When the database is very large and labeling the image is not preferred</w:t>
      </w:r>
    </w:p>
    <w:p w:rsidR="004A047A" w:rsidRPr="003A3944" w:rsidRDefault="004A047A" w:rsidP="004A047A">
      <w:pPr>
        <w:pStyle w:val="NoSpacing"/>
        <w:numPr>
          <w:ilvl w:val="0"/>
          <w:numId w:val="1"/>
        </w:numPr>
        <w:spacing w:line="276" w:lineRule="auto"/>
        <w:jc w:val="both"/>
        <w:rPr>
          <w:rFonts w:asciiTheme="majorBidi" w:hAnsiTheme="majorBidi" w:cstheme="majorBidi"/>
          <w:sz w:val="20"/>
          <w:szCs w:val="20"/>
          <w:rPrChange w:id="221"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22" w:author="QAZVIN" w:date="2019-12-31T19:06:00Z">
            <w:rPr>
              <w:rFonts w:asciiTheme="majorBidi" w:hAnsiTheme="majorBidi" w:cstheme="majorBidi"/>
              <w:sz w:val="32"/>
              <w:szCs w:val="32"/>
            </w:rPr>
          </w:rPrChange>
        </w:rPr>
        <w:t>When all images are in the same class or are automatically generated and some attributes or portions of them is needed. For instance if someone is looking for a person in a survey camera.</w:t>
      </w:r>
    </w:p>
    <w:p w:rsidR="004A047A" w:rsidRPr="003A3944" w:rsidRDefault="004A047A">
      <w:pPr>
        <w:pStyle w:val="NoSpacing"/>
        <w:spacing w:line="276" w:lineRule="auto"/>
        <w:ind w:firstLine="360"/>
        <w:jc w:val="both"/>
        <w:rPr>
          <w:rFonts w:asciiTheme="majorBidi" w:hAnsiTheme="majorBidi" w:cstheme="majorBidi"/>
          <w:sz w:val="20"/>
          <w:szCs w:val="20"/>
          <w:rPrChange w:id="22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24" w:author="QAZVIN" w:date="2019-12-31T19:06:00Z">
            <w:rPr>
              <w:rFonts w:asciiTheme="majorBidi" w:hAnsiTheme="majorBidi" w:cstheme="majorBidi"/>
              <w:sz w:val="32"/>
              <w:szCs w:val="32"/>
            </w:rPr>
          </w:rPrChange>
        </w:rPr>
        <w:t xml:space="preserve">In these cases, some algorithms are used to analyze the images and find similar attributes from </w:t>
      </w:r>
      <w:r w:rsidRPr="003A3944">
        <w:rPr>
          <w:rFonts w:asciiTheme="majorBidi" w:hAnsiTheme="majorBidi" w:cstheme="majorBidi"/>
          <w:sz w:val="20"/>
          <w:szCs w:val="20"/>
          <w:rPrChange w:id="225" w:author="QAZVIN" w:date="2019-12-31T19:06:00Z">
            <w:rPr>
              <w:rFonts w:asciiTheme="majorBidi" w:hAnsiTheme="majorBidi" w:cstheme="majorBidi"/>
              <w:sz w:val="32"/>
              <w:szCs w:val="32"/>
            </w:rPr>
          </w:rPrChange>
        </w:rPr>
        <w:lastRenderedPageBreak/>
        <w:t xml:space="preserve">them. One of </w:t>
      </w:r>
      <w:r w:rsidRPr="006D48BB">
        <w:rPr>
          <w:rFonts w:asciiTheme="majorBidi" w:hAnsiTheme="majorBidi" w:cstheme="majorBidi"/>
          <w:sz w:val="20"/>
          <w:szCs w:val="20"/>
          <w:rPrChange w:id="226" w:author="QAZVIN" w:date="2019-12-31T20:23:00Z">
            <w:rPr>
              <w:rFonts w:asciiTheme="majorBidi" w:hAnsiTheme="majorBidi" w:cstheme="majorBidi"/>
              <w:sz w:val="32"/>
              <w:szCs w:val="32"/>
            </w:rPr>
          </w:rPrChange>
        </w:rPr>
        <w:t>such</w:t>
      </w:r>
      <w:ins w:id="227" w:author="QAZVIN" w:date="2019-12-30T03:11:00Z">
        <w:r w:rsidR="007C5346" w:rsidRPr="006D48BB">
          <w:rPr>
            <w:rFonts w:asciiTheme="majorBidi" w:hAnsiTheme="majorBidi" w:cstheme="majorBidi"/>
            <w:sz w:val="20"/>
            <w:szCs w:val="20"/>
            <w:rPrChange w:id="228" w:author="QAZVIN" w:date="2019-12-31T20:23:00Z">
              <w:rPr>
                <w:rFonts w:asciiTheme="majorBidi" w:hAnsiTheme="majorBidi" w:cstheme="majorBidi"/>
                <w:sz w:val="32"/>
                <w:szCs w:val="32"/>
              </w:rPr>
            </w:rPrChange>
          </w:rPr>
          <w:t xml:space="preserve"> </w:t>
        </w:r>
      </w:ins>
      <w:del w:id="229" w:author="QAZVIN" w:date="2019-12-31T20:22:00Z">
        <w:r w:rsidRPr="003A3944" w:rsidDel="006D48BB">
          <w:rPr>
            <w:rFonts w:asciiTheme="majorBidi" w:hAnsiTheme="majorBidi" w:cstheme="majorBidi"/>
            <w:sz w:val="20"/>
            <w:szCs w:val="20"/>
            <w:rPrChange w:id="230"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231" w:author="QAZVIN" w:date="2019-12-31T19:06:00Z">
            <w:rPr>
              <w:rFonts w:asciiTheme="majorBidi" w:hAnsiTheme="majorBidi" w:cstheme="majorBidi"/>
              <w:sz w:val="32"/>
              <w:szCs w:val="32"/>
            </w:rPr>
          </w:rPrChange>
        </w:rPr>
        <w:t xml:space="preserve">algorithms is the SIFT algorithm. This algorithm is presented in 1999 by David Lowe. Using this algorithm, it is possible to extract feature vectors of images and eventually find similar images even with different view angles, noise and rotation. To use this algorithm it is important to know the keypoint concept. In every raster image, there are a few points in one or more pixel widths which represent the key features of objects in the images. </w:t>
      </w:r>
      <w:del w:id="232" w:author="QAZVIN" w:date="2019-12-30T03:15:00Z">
        <w:r w:rsidRPr="006D48BB" w:rsidDel="007C5346">
          <w:rPr>
            <w:rFonts w:asciiTheme="majorBidi" w:hAnsiTheme="majorBidi" w:cstheme="majorBidi"/>
            <w:sz w:val="20"/>
            <w:szCs w:val="20"/>
            <w:rPrChange w:id="233" w:author="QAZVIN" w:date="2019-12-31T20:23:00Z">
              <w:rPr>
                <w:rFonts w:asciiTheme="majorBidi" w:hAnsiTheme="majorBidi" w:cstheme="majorBidi"/>
                <w:sz w:val="32"/>
                <w:szCs w:val="32"/>
              </w:rPr>
            </w:rPrChange>
          </w:rPr>
          <w:delText>Hence</w:delText>
        </w:r>
      </w:del>
      <w:ins w:id="234" w:author="QAZVIN" w:date="2019-12-31T20:23:00Z">
        <w:r w:rsidR="006D48BB" w:rsidRPr="006D48BB">
          <w:rPr>
            <w:rFonts w:asciiTheme="majorBidi" w:hAnsiTheme="majorBidi" w:cstheme="majorBidi"/>
            <w:sz w:val="20"/>
            <w:szCs w:val="20"/>
            <w:rPrChange w:id="235" w:author="QAZVIN" w:date="2019-12-31T20:23:00Z">
              <w:rPr>
                <w:rFonts w:asciiTheme="majorBidi" w:hAnsiTheme="majorBidi" w:cstheme="majorBidi"/>
                <w:color w:val="00B0F0"/>
                <w:sz w:val="20"/>
                <w:szCs w:val="20"/>
              </w:rPr>
            </w:rPrChange>
          </w:rPr>
          <w:t>However</w:t>
        </w:r>
      </w:ins>
      <w:del w:id="236" w:author="QAZVIN" w:date="2019-12-31T20:23:00Z">
        <w:r w:rsidRPr="006D48BB" w:rsidDel="006D48BB">
          <w:rPr>
            <w:rFonts w:asciiTheme="majorBidi" w:hAnsiTheme="majorBidi" w:cstheme="majorBidi"/>
            <w:sz w:val="20"/>
            <w:szCs w:val="20"/>
            <w:rPrChange w:id="237" w:author="QAZVIN" w:date="2019-12-31T20:23:00Z">
              <w:rPr>
                <w:rFonts w:asciiTheme="majorBidi" w:hAnsiTheme="majorBidi" w:cstheme="majorBidi"/>
                <w:sz w:val="32"/>
                <w:szCs w:val="32"/>
              </w:rPr>
            </w:rPrChange>
          </w:rPr>
          <w:delText>, if</w:delText>
        </w:r>
      </w:del>
      <w:r w:rsidRPr="006D48BB">
        <w:rPr>
          <w:rFonts w:asciiTheme="majorBidi" w:hAnsiTheme="majorBidi" w:cstheme="majorBidi"/>
          <w:sz w:val="20"/>
          <w:szCs w:val="20"/>
          <w:rPrChange w:id="238" w:author="QAZVIN" w:date="2019-12-31T20:23:00Z">
            <w:rPr>
              <w:rFonts w:asciiTheme="majorBidi" w:hAnsiTheme="majorBidi" w:cstheme="majorBidi"/>
              <w:sz w:val="32"/>
              <w:szCs w:val="32"/>
            </w:rPr>
          </w:rPrChange>
        </w:rPr>
        <w:t xml:space="preserve"> </w:t>
      </w:r>
      <w:r w:rsidRPr="003A3944">
        <w:rPr>
          <w:rFonts w:asciiTheme="majorBidi" w:hAnsiTheme="majorBidi" w:cstheme="majorBidi"/>
          <w:sz w:val="20"/>
          <w:szCs w:val="20"/>
          <w:rPrChange w:id="239" w:author="QAZVIN" w:date="2019-12-31T19:06:00Z">
            <w:rPr>
              <w:rFonts w:asciiTheme="majorBidi" w:hAnsiTheme="majorBidi" w:cstheme="majorBidi"/>
              <w:sz w:val="32"/>
              <w:szCs w:val="32"/>
            </w:rPr>
          </w:rPrChange>
        </w:rPr>
        <w:t>these objects are in another image, even under some changes such as rotation, scaling, noise, etc. because these points are fixed, they’re detectable.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240"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41" w:author="QAZVIN" w:date="2019-12-31T19:06:00Z">
            <w:rPr>
              <w:rFonts w:asciiTheme="majorBidi" w:hAnsiTheme="majorBidi" w:cstheme="majorBidi"/>
              <w:sz w:val="32"/>
              <w:szCs w:val="32"/>
            </w:rPr>
          </w:rPrChange>
        </w:rPr>
        <w:t>In the proposed semantic image search engine, after the image is submitted by the user, first the image is analyzed,</w:t>
      </w:r>
      <w:ins w:id="242" w:author="QAZVIN" w:date="2019-12-30T03:18:00Z">
        <w:r w:rsidR="007C5346" w:rsidRPr="003A3944">
          <w:rPr>
            <w:rFonts w:asciiTheme="majorBidi" w:hAnsiTheme="majorBidi" w:cstheme="majorBidi"/>
            <w:sz w:val="20"/>
            <w:szCs w:val="20"/>
            <w:rPrChange w:id="243" w:author="QAZVIN" w:date="2019-12-31T19:06:00Z">
              <w:rPr>
                <w:rFonts w:asciiTheme="majorBidi" w:hAnsiTheme="majorBidi" w:cstheme="majorBidi"/>
                <w:sz w:val="32"/>
                <w:szCs w:val="32"/>
              </w:rPr>
            </w:rPrChange>
          </w:rPr>
          <w:t xml:space="preserve"> </w:t>
        </w:r>
        <w:r w:rsidR="007C5346" w:rsidRPr="006D48BB">
          <w:rPr>
            <w:rFonts w:asciiTheme="majorBidi" w:hAnsiTheme="majorBidi" w:cstheme="majorBidi"/>
            <w:sz w:val="20"/>
            <w:szCs w:val="20"/>
            <w:rPrChange w:id="244" w:author="QAZVIN" w:date="2019-12-31T20:23:00Z">
              <w:rPr>
                <w:rFonts w:asciiTheme="majorBidi" w:hAnsiTheme="majorBidi" w:cstheme="majorBidi"/>
                <w:sz w:val="32"/>
                <w:szCs w:val="32"/>
              </w:rPr>
            </w:rPrChange>
          </w:rPr>
          <w:t>then</w:t>
        </w:r>
      </w:ins>
      <w:r w:rsidRPr="006D48BB">
        <w:rPr>
          <w:rFonts w:asciiTheme="majorBidi" w:hAnsiTheme="majorBidi" w:cstheme="majorBidi"/>
          <w:sz w:val="20"/>
          <w:szCs w:val="20"/>
          <w:rPrChange w:id="245" w:author="QAZVIN" w:date="2019-12-31T20:23:00Z">
            <w:rPr>
              <w:rFonts w:asciiTheme="majorBidi" w:hAnsiTheme="majorBidi" w:cstheme="majorBidi"/>
              <w:sz w:val="32"/>
              <w:szCs w:val="32"/>
            </w:rPr>
          </w:rPrChange>
        </w:rPr>
        <w:t xml:space="preserve"> </w:t>
      </w:r>
      <w:r w:rsidRPr="003A3944">
        <w:rPr>
          <w:rFonts w:asciiTheme="majorBidi" w:hAnsiTheme="majorBidi" w:cstheme="majorBidi"/>
          <w:sz w:val="20"/>
          <w:szCs w:val="20"/>
          <w:rPrChange w:id="246" w:author="QAZVIN" w:date="2019-12-31T19:06:00Z">
            <w:rPr>
              <w:rFonts w:asciiTheme="majorBidi" w:hAnsiTheme="majorBidi" w:cstheme="majorBidi"/>
              <w:sz w:val="32"/>
              <w:szCs w:val="32"/>
            </w:rPr>
          </w:rPrChange>
        </w:rPr>
        <w:t>the feature vector is extracted and after the keypoints are analyzed, the similar images will be sent to the user.</w:t>
      </w:r>
    </w:p>
    <w:p w:rsidR="004A047A" w:rsidRPr="003A3944" w:rsidRDefault="004A047A" w:rsidP="004A047A">
      <w:pPr>
        <w:pStyle w:val="Heading3"/>
        <w:spacing w:line="276" w:lineRule="auto"/>
        <w:rPr>
          <w:sz w:val="20"/>
          <w:szCs w:val="20"/>
          <w:rPrChange w:id="247" w:author="QAZVIN" w:date="2019-12-31T19:06:00Z">
            <w:rPr>
              <w:sz w:val="32"/>
              <w:szCs w:val="32"/>
            </w:rPr>
          </w:rPrChange>
        </w:rPr>
      </w:pPr>
      <w:r w:rsidRPr="003A3944">
        <w:rPr>
          <w:sz w:val="20"/>
          <w:szCs w:val="20"/>
          <w:rPrChange w:id="248" w:author="QAZVIN" w:date="2019-12-31T19:06:00Z">
            <w:rPr>
              <w:rFonts w:asciiTheme="minorHAnsi" w:eastAsiaTheme="minorHAnsi" w:hAnsiTheme="minorHAnsi" w:cstheme="minorBidi"/>
              <w:bCs w:val="0"/>
              <w:sz w:val="32"/>
              <w:szCs w:val="32"/>
            </w:rPr>
          </w:rPrChange>
        </w:rPr>
        <w:t>2.2.1 Ontology and Its Usage in a Semantic Image Search Engine</w:t>
      </w:r>
    </w:p>
    <w:p w:rsidR="004A047A" w:rsidRPr="003A3944" w:rsidRDefault="004A047A">
      <w:pPr>
        <w:pStyle w:val="NoSpacing"/>
        <w:spacing w:line="276" w:lineRule="auto"/>
        <w:ind w:firstLine="360"/>
        <w:jc w:val="both"/>
        <w:rPr>
          <w:rFonts w:asciiTheme="majorBidi" w:hAnsiTheme="majorBidi" w:cstheme="majorBidi"/>
          <w:sz w:val="20"/>
          <w:szCs w:val="20"/>
          <w:rPrChange w:id="24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50" w:author="QAZVIN" w:date="2019-12-31T19:06:00Z">
            <w:rPr>
              <w:rFonts w:asciiTheme="majorBidi" w:hAnsiTheme="majorBidi" w:cstheme="majorBidi"/>
              <w:sz w:val="32"/>
              <w:szCs w:val="32"/>
            </w:rPr>
          </w:rPrChange>
        </w:rPr>
        <w:t xml:space="preserve">One thing to note in YAPTCHA is that, in contrast to reCAPTCHA and many other CAPTCHA systems in which there is only one correct word for the distorted text, in YAPTCHA there are a few acceptable labels for each image. These labels should be analyzed using ontology and if they are in the ontology, they will be accepted. For instance, </w:t>
      </w:r>
      <w:del w:id="251" w:author="QAZVIN" w:date="2019-12-30T03:23:00Z">
        <w:r w:rsidRPr="006D48BB" w:rsidDel="00601F2B">
          <w:rPr>
            <w:rFonts w:asciiTheme="majorBidi" w:hAnsiTheme="majorBidi" w:cstheme="majorBidi"/>
            <w:sz w:val="20"/>
            <w:szCs w:val="20"/>
            <w:rPrChange w:id="252" w:author="QAZVIN" w:date="2019-12-31T20:24:00Z">
              <w:rPr>
                <w:rFonts w:asciiTheme="majorBidi" w:hAnsiTheme="majorBidi" w:cstheme="majorBidi"/>
                <w:sz w:val="32"/>
                <w:szCs w:val="32"/>
              </w:rPr>
            </w:rPrChange>
          </w:rPr>
          <w:delText xml:space="preserve">if </w:delText>
        </w:r>
      </w:del>
      <w:ins w:id="253" w:author="QAZVIN" w:date="2019-12-30T03:23:00Z">
        <w:r w:rsidR="00601F2B" w:rsidRPr="006D48BB">
          <w:rPr>
            <w:rFonts w:asciiTheme="majorBidi" w:hAnsiTheme="majorBidi" w:cstheme="majorBidi"/>
            <w:sz w:val="20"/>
            <w:szCs w:val="20"/>
            <w:rPrChange w:id="254" w:author="QAZVIN" w:date="2019-12-31T20:24:00Z">
              <w:rPr>
                <w:rFonts w:asciiTheme="majorBidi" w:hAnsiTheme="majorBidi" w:cstheme="majorBidi"/>
                <w:color w:val="00B0F0"/>
                <w:sz w:val="32"/>
                <w:szCs w:val="32"/>
              </w:rPr>
            </w:rPrChange>
          </w:rPr>
          <w:t xml:space="preserve">when </w:t>
        </w:r>
      </w:ins>
      <w:r w:rsidRPr="003A3944">
        <w:rPr>
          <w:rFonts w:asciiTheme="majorBidi" w:hAnsiTheme="majorBidi" w:cstheme="majorBidi"/>
          <w:sz w:val="20"/>
          <w:szCs w:val="20"/>
          <w:rPrChange w:id="255" w:author="QAZVIN" w:date="2019-12-31T19:06:00Z">
            <w:rPr>
              <w:rFonts w:asciiTheme="majorBidi" w:hAnsiTheme="majorBidi" w:cstheme="majorBidi"/>
              <w:sz w:val="32"/>
              <w:szCs w:val="32"/>
            </w:rPr>
          </w:rPrChange>
        </w:rPr>
        <w:t>an image of a passerine is sent to the user,</w:t>
      </w:r>
      <w:del w:id="256" w:author="QAZVIN" w:date="2019-12-30T03:23:00Z">
        <w:r w:rsidRPr="006D48BB" w:rsidDel="00601F2B">
          <w:rPr>
            <w:rFonts w:asciiTheme="majorBidi" w:hAnsiTheme="majorBidi" w:cstheme="majorBidi"/>
            <w:sz w:val="20"/>
            <w:szCs w:val="20"/>
            <w:rPrChange w:id="257" w:author="QAZVIN" w:date="2019-12-31T20:24:00Z">
              <w:rPr>
                <w:rFonts w:asciiTheme="majorBidi" w:hAnsiTheme="majorBidi" w:cstheme="majorBidi"/>
                <w:sz w:val="32"/>
                <w:szCs w:val="32"/>
              </w:rPr>
            </w:rPrChange>
          </w:rPr>
          <w:delText xml:space="preserve"> if</w:delText>
        </w:r>
      </w:del>
      <w:ins w:id="258" w:author="QAZVIN" w:date="2019-12-30T03:23:00Z">
        <w:r w:rsidR="00601F2B" w:rsidRPr="006D48BB">
          <w:rPr>
            <w:rFonts w:asciiTheme="majorBidi" w:hAnsiTheme="majorBidi" w:cstheme="majorBidi"/>
            <w:sz w:val="20"/>
            <w:szCs w:val="20"/>
            <w:rPrChange w:id="259" w:author="QAZVIN" w:date="2019-12-31T20:24:00Z">
              <w:rPr>
                <w:rFonts w:asciiTheme="majorBidi" w:hAnsiTheme="majorBidi" w:cstheme="majorBidi"/>
                <w:color w:val="00B0F0"/>
                <w:sz w:val="32"/>
                <w:szCs w:val="32"/>
              </w:rPr>
            </w:rPrChange>
          </w:rPr>
          <w:t>w</w:t>
        </w:r>
      </w:ins>
      <w:ins w:id="260" w:author="QAZVIN" w:date="2019-12-30T03:24:00Z">
        <w:r w:rsidR="00601F2B" w:rsidRPr="006D48BB">
          <w:rPr>
            <w:rFonts w:asciiTheme="majorBidi" w:hAnsiTheme="majorBidi" w:cstheme="majorBidi"/>
            <w:sz w:val="20"/>
            <w:szCs w:val="20"/>
            <w:rPrChange w:id="261" w:author="QAZVIN" w:date="2019-12-31T20:24:00Z">
              <w:rPr>
                <w:rFonts w:asciiTheme="majorBidi" w:hAnsiTheme="majorBidi" w:cstheme="majorBidi"/>
                <w:color w:val="00B0F0"/>
                <w:sz w:val="32"/>
                <w:szCs w:val="32"/>
              </w:rPr>
            </w:rPrChange>
          </w:rPr>
          <w:t>hen</w:t>
        </w:r>
      </w:ins>
      <w:r w:rsidRPr="006D48BB">
        <w:rPr>
          <w:rFonts w:asciiTheme="majorBidi" w:hAnsiTheme="majorBidi" w:cstheme="majorBidi"/>
          <w:sz w:val="20"/>
          <w:szCs w:val="20"/>
          <w:rPrChange w:id="262" w:author="QAZVIN" w:date="2019-12-31T20:24:00Z">
            <w:rPr>
              <w:rFonts w:asciiTheme="majorBidi" w:hAnsiTheme="majorBidi" w:cstheme="majorBidi"/>
              <w:sz w:val="32"/>
              <w:szCs w:val="32"/>
            </w:rPr>
          </w:rPrChange>
        </w:rPr>
        <w:t xml:space="preserve"> </w:t>
      </w:r>
      <w:r w:rsidRPr="003A3944">
        <w:rPr>
          <w:rFonts w:asciiTheme="majorBidi" w:hAnsiTheme="majorBidi" w:cstheme="majorBidi"/>
          <w:sz w:val="20"/>
          <w:szCs w:val="20"/>
          <w:rPrChange w:id="263" w:author="QAZVIN" w:date="2019-12-31T19:06:00Z">
            <w:rPr>
              <w:rFonts w:asciiTheme="majorBidi" w:hAnsiTheme="majorBidi" w:cstheme="majorBidi"/>
              <w:sz w:val="32"/>
              <w:szCs w:val="32"/>
            </w:rPr>
          </w:rPrChange>
        </w:rPr>
        <w:t>the user submits each of the words “passerine”, “bird” or “animal”, he/she is expected to successfully pass the CAPTCHA. In this regard, based on the results of our experiment in the workshop, the users tend to enter more general words instead of more specific ones. Meaning, a user is likely to enter the word “bird” instead of “passerine”.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26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65" w:author="QAZVIN" w:date="2019-12-31T19:06:00Z">
            <w:rPr>
              <w:rFonts w:asciiTheme="majorBidi" w:hAnsiTheme="majorBidi" w:cstheme="majorBidi"/>
              <w:sz w:val="32"/>
              <w:szCs w:val="32"/>
            </w:rPr>
          </w:rPrChange>
        </w:rPr>
        <w:t>To prevent the users from entering duplicate words for the images, the forbidden words concept is used in which, after some time of introducing an image to the database, the accepted words in the top of the ontology are added to the forbidden list and will be sent to the user to prevent him/her to submit them. Fig.2 and 3 show the usage of ontology and their relative images.</w:t>
      </w:r>
    </w:p>
    <w:p w:rsidR="004A047A" w:rsidRPr="003A3944" w:rsidRDefault="004A047A" w:rsidP="004A047A">
      <w:pPr>
        <w:pStyle w:val="NoSpacing"/>
        <w:keepNext/>
        <w:spacing w:line="276" w:lineRule="auto"/>
        <w:ind w:firstLine="360"/>
        <w:jc w:val="center"/>
        <w:rPr>
          <w:rFonts w:asciiTheme="majorBidi" w:hAnsiTheme="majorBidi" w:cstheme="majorBidi"/>
          <w:sz w:val="20"/>
          <w:szCs w:val="20"/>
          <w:rPrChange w:id="266"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267">
            <w:rPr>
              <w:rFonts w:asciiTheme="majorBidi" w:hAnsiTheme="majorBidi" w:cstheme="majorBidi"/>
              <w:noProof/>
              <w:sz w:val="32"/>
              <w:szCs w:val="32"/>
            </w:rPr>
          </w:rPrChange>
        </w:rPr>
        <w:lastRenderedPageBreak/>
        <w:drawing>
          <wp:inline distT="0" distB="0" distL="0" distR="0" wp14:anchorId="2B762842" wp14:editId="6EF32F7C">
            <wp:extent cx="1733550" cy="1733550"/>
            <wp:effectExtent l="0" t="0" r="0" b="0"/>
            <wp:docPr id="19" name="Picture 23" descr="Untitled-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 copy.jpg"/>
                    <pic:cNvPicPr/>
                  </pic:nvPicPr>
                  <pic:blipFill>
                    <a:blip r:embed="rId9"/>
                    <a:stretch>
                      <a:fillRect/>
                    </a:stretch>
                  </pic:blipFill>
                  <pic:spPr>
                    <a:xfrm>
                      <a:off x="0" y="0"/>
                      <a:ext cx="1733550" cy="1733550"/>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268"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269"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270"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271"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272" w:author="QAZVIN" w:date="2019-12-31T19:06:00Z">
            <w:rPr>
              <w:rFonts w:asciiTheme="majorBidi" w:hAnsiTheme="majorBidi" w:cstheme="majorBidi"/>
              <w:b w:val="0"/>
              <w:bCs w:val="0"/>
              <w:noProof/>
              <w:color w:val="auto"/>
              <w:sz w:val="32"/>
              <w:szCs w:val="32"/>
            </w:rPr>
          </w:rPrChange>
        </w:rPr>
        <w:fldChar w:fldCharType="separate"/>
      </w:r>
      <w:ins w:id="273" w:author="Omid Khalafbeigi" w:date="2020-01-01T22:04:00Z">
        <w:r w:rsidR="00701201">
          <w:rPr>
            <w:rFonts w:asciiTheme="majorBidi" w:hAnsiTheme="majorBidi" w:cstheme="majorBidi"/>
            <w:noProof/>
            <w:color w:val="auto"/>
            <w:sz w:val="20"/>
            <w:szCs w:val="20"/>
          </w:rPr>
          <w:t>2</w:t>
        </w:r>
      </w:ins>
      <w:del w:id="274" w:author="Omid Khalafbeigi" w:date="2020-01-01T22:03:00Z">
        <w:r w:rsidRPr="003A3944" w:rsidDel="00701201">
          <w:rPr>
            <w:rFonts w:asciiTheme="majorBidi" w:hAnsiTheme="majorBidi" w:cstheme="majorBidi"/>
            <w:noProof/>
            <w:color w:val="auto"/>
            <w:sz w:val="20"/>
            <w:szCs w:val="20"/>
            <w:rPrChange w:id="275" w:author="QAZVIN" w:date="2019-12-31T19:06:00Z">
              <w:rPr>
                <w:rFonts w:asciiTheme="majorBidi" w:hAnsiTheme="majorBidi" w:cstheme="majorBidi"/>
                <w:b w:val="0"/>
                <w:bCs w:val="0"/>
                <w:noProof/>
                <w:color w:val="auto"/>
                <w:sz w:val="32"/>
                <w:szCs w:val="32"/>
              </w:rPr>
            </w:rPrChange>
          </w:rPr>
          <w:delText>2</w:delText>
        </w:r>
      </w:del>
      <w:r w:rsidRPr="003A3944">
        <w:rPr>
          <w:rFonts w:asciiTheme="majorBidi" w:hAnsiTheme="majorBidi" w:cstheme="majorBidi"/>
          <w:noProof/>
          <w:color w:val="auto"/>
          <w:sz w:val="20"/>
          <w:szCs w:val="20"/>
          <w:rPrChange w:id="276"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277" w:author="QAZVIN" w:date="2019-12-31T19:06:00Z">
            <w:rPr>
              <w:rFonts w:asciiTheme="majorBidi" w:hAnsiTheme="majorBidi" w:cstheme="majorBidi"/>
              <w:b w:val="0"/>
              <w:bCs w:val="0"/>
              <w:noProof/>
              <w:color w:val="auto"/>
              <w:sz w:val="32"/>
              <w:szCs w:val="32"/>
            </w:rPr>
          </w:rPrChange>
        </w:rPr>
        <w:t xml:space="preserve"> Four of YAPTCHA images</w:t>
      </w:r>
    </w:p>
    <w:p w:rsidR="004A047A" w:rsidRPr="003A3944" w:rsidRDefault="004A047A" w:rsidP="004A047A">
      <w:pPr>
        <w:keepNext/>
        <w:jc w:val="center"/>
        <w:rPr>
          <w:rFonts w:asciiTheme="majorBidi" w:hAnsiTheme="majorBidi" w:cstheme="majorBidi"/>
          <w:sz w:val="20"/>
          <w:szCs w:val="20"/>
          <w:rPrChange w:id="278"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lang w:bidi="ar-SA"/>
          <w:rPrChange w:id="279">
            <w:rPr>
              <w:rFonts w:asciiTheme="majorBidi" w:hAnsiTheme="majorBidi" w:cstheme="majorBidi"/>
              <w:noProof/>
              <w:sz w:val="32"/>
              <w:szCs w:val="32"/>
              <w:lang w:bidi="ar-SA"/>
            </w:rPr>
          </w:rPrChange>
        </w:rPr>
        <w:drawing>
          <wp:inline distT="0" distB="0" distL="0" distR="0" wp14:anchorId="02719B24" wp14:editId="5B59678D">
            <wp:extent cx="2743200" cy="2705519"/>
            <wp:effectExtent l="19050" t="0" r="0" b="0"/>
            <wp:docPr id="25" name="Picture 8" descr="O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jpg"/>
                    <pic:cNvPicPr/>
                  </pic:nvPicPr>
                  <pic:blipFill>
                    <a:blip r:embed="rId10"/>
                    <a:stretch>
                      <a:fillRect/>
                    </a:stretch>
                  </pic:blipFill>
                  <pic:spPr>
                    <a:xfrm>
                      <a:off x="0" y="0"/>
                      <a:ext cx="2743200" cy="2705519"/>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280"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281"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282"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283"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284" w:author="QAZVIN" w:date="2019-12-31T19:06:00Z">
            <w:rPr>
              <w:rFonts w:asciiTheme="majorBidi" w:hAnsiTheme="majorBidi" w:cstheme="majorBidi"/>
              <w:b w:val="0"/>
              <w:bCs w:val="0"/>
              <w:noProof/>
              <w:color w:val="auto"/>
              <w:sz w:val="32"/>
              <w:szCs w:val="32"/>
            </w:rPr>
          </w:rPrChange>
        </w:rPr>
        <w:fldChar w:fldCharType="separate"/>
      </w:r>
      <w:ins w:id="285" w:author="Omid Khalafbeigi" w:date="2020-01-01T22:04:00Z">
        <w:r w:rsidR="00701201">
          <w:rPr>
            <w:rFonts w:asciiTheme="majorBidi" w:hAnsiTheme="majorBidi" w:cstheme="majorBidi"/>
            <w:noProof/>
            <w:color w:val="auto"/>
            <w:sz w:val="20"/>
            <w:szCs w:val="20"/>
          </w:rPr>
          <w:t>3</w:t>
        </w:r>
      </w:ins>
      <w:del w:id="286" w:author="Omid Khalafbeigi" w:date="2020-01-01T22:03:00Z">
        <w:r w:rsidRPr="003A3944" w:rsidDel="00701201">
          <w:rPr>
            <w:rFonts w:asciiTheme="majorBidi" w:hAnsiTheme="majorBidi" w:cstheme="majorBidi"/>
            <w:noProof/>
            <w:color w:val="auto"/>
            <w:sz w:val="20"/>
            <w:szCs w:val="20"/>
            <w:rPrChange w:id="287" w:author="QAZVIN" w:date="2019-12-31T19:06:00Z">
              <w:rPr>
                <w:rFonts w:asciiTheme="majorBidi" w:hAnsiTheme="majorBidi" w:cstheme="majorBidi"/>
                <w:b w:val="0"/>
                <w:bCs w:val="0"/>
                <w:noProof/>
                <w:color w:val="auto"/>
                <w:sz w:val="32"/>
                <w:szCs w:val="32"/>
              </w:rPr>
            </w:rPrChange>
          </w:rPr>
          <w:delText>3</w:delText>
        </w:r>
      </w:del>
      <w:r w:rsidRPr="003A3944">
        <w:rPr>
          <w:rFonts w:asciiTheme="majorBidi" w:hAnsiTheme="majorBidi" w:cstheme="majorBidi"/>
          <w:noProof/>
          <w:color w:val="auto"/>
          <w:sz w:val="20"/>
          <w:szCs w:val="20"/>
          <w:rPrChange w:id="288"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289" w:author="QAZVIN" w:date="2019-12-31T19:06:00Z">
            <w:rPr>
              <w:rFonts w:asciiTheme="majorBidi" w:hAnsiTheme="majorBidi" w:cstheme="majorBidi"/>
              <w:b w:val="0"/>
              <w:bCs w:val="0"/>
              <w:noProof/>
              <w:color w:val="auto"/>
              <w:sz w:val="32"/>
              <w:szCs w:val="32"/>
            </w:rPr>
          </w:rPrChange>
        </w:rPr>
        <w:t xml:space="preserve"> A sample ontology from Fig. 3</w:t>
      </w:r>
    </w:p>
    <w:p w:rsidR="004A047A" w:rsidRPr="003A3944" w:rsidRDefault="004A047A" w:rsidP="004A047A">
      <w:pPr>
        <w:pStyle w:val="Heading1"/>
        <w:spacing w:before="360" w:after="240"/>
        <w:rPr>
          <w:rFonts w:asciiTheme="majorBidi" w:hAnsiTheme="majorBidi"/>
          <w:color w:val="auto"/>
          <w:sz w:val="20"/>
          <w:szCs w:val="20"/>
          <w:rPrChange w:id="290" w:author="QAZVIN" w:date="2019-12-31T19:06:00Z">
            <w:rPr>
              <w:rFonts w:asciiTheme="majorBidi" w:hAnsiTheme="majorBidi"/>
              <w:color w:val="auto"/>
              <w:sz w:val="32"/>
              <w:szCs w:val="32"/>
            </w:rPr>
          </w:rPrChange>
        </w:rPr>
      </w:pPr>
      <w:r w:rsidRPr="003A3944">
        <w:rPr>
          <w:rFonts w:asciiTheme="majorBidi" w:hAnsiTheme="majorBidi"/>
          <w:color w:val="auto"/>
          <w:sz w:val="20"/>
          <w:szCs w:val="20"/>
          <w:rPrChange w:id="291" w:author="QAZVIN" w:date="2019-12-31T19:06:00Z">
            <w:rPr>
              <w:rFonts w:asciiTheme="majorBidi" w:eastAsiaTheme="minorHAnsi" w:hAnsiTheme="majorBidi" w:cstheme="minorBidi"/>
              <w:b w:val="0"/>
              <w:bCs w:val="0"/>
              <w:color w:val="auto"/>
              <w:sz w:val="32"/>
              <w:szCs w:val="32"/>
            </w:rPr>
          </w:rPrChange>
        </w:rPr>
        <w:t>3. Proposed Method(ISSE)</w:t>
      </w:r>
    </w:p>
    <w:p w:rsidR="004A047A" w:rsidRPr="003A3944" w:rsidRDefault="004A047A" w:rsidP="004A047A">
      <w:pPr>
        <w:pStyle w:val="NoSpacing"/>
        <w:spacing w:line="276" w:lineRule="auto"/>
        <w:jc w:val="both"/>
        <w:rPr>
          <w:rFonts w:asciiTheme="majorBidi" w:hAnsiTheme="majorBidi" w:cstheme="majorBidi"/>
          <w:sz w:val="20"/>
          <w:szCs w:val="20"/>
          <w:rPrChange w:id="29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293" w:author="QAZVIN" w:date="2019-12-31T19:06:00Z">
            <w:rPr>
              <w:rFonts w:asciiTheme="majorBidi" w:hAnsiTheme="majorBidi" w:cstheme="majorBidi"/>
              <w:sz w:val="32"/>
              <w:szCs w:val="32"/>
            </w:rPr>
          </w:rPrChange>
        </w:rPr>
        <w:t>Based on the system introduced in this paper, a semantic image search engine named ISSE (Image Semantic Search Engine) is implemented. This search engine is capable of running searches based on both textual and content-based image search methods. Fig 4 shows a summary the components of ISSE.</w:t>
      </w:r>
    </w:p>
    <w:p w:rsidR="004A047A" w:rsidRPr="003A3944" w:rsidRDefault="004A047A" w:rsidP="004A047A">
      <w:pPr>
        <w:pStyle w:val="NoSpacing"/>
        <w:keepNext/>
        <w:spacing w:line="276" w:lineRule="auto"/>
        <w:jc w:val="center"/>
        <w:rPr>
          <w:rFonts w:asciiTheme="majorBidi" w:hAnsiTheme="majorBidi" w:cstheme="majorBidi"/>
          <w:sz w:val="20"/>
          <w:szCs w:val="20"/>
          <w:rPrChange w:id="294"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tl/>
          <w:rPrChange w:id="295">
            <w:rPr>
              <w:rFonts w:asciiTheme="majorBidi" w:hAnsiTheme="majorBidi" w:cstheme="majorBidi"/>
              <w:noProof/>
              <w:sz w:val="32"/>
              <w:szCs w:val="32"/>
              <w:rtl/>
            </w:rPr>
          </w:rPrChange>
        </w:rPr>
        <w:lastRenderedPageBreak/>
        <w:drawing>
          <wp:inline distT="0" distB="0" distL="0" distR="0" wp14:anchorId="0FE68443" wp14:editId="196CC85F">
            <wp:extent cx="2749153" cy="2148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My Documents\Scientific and Work Projects\MRB Thesis\diagram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51044" cy="2149683"/>
                    </a:xfrm>
                    <a:prstGeom prst="rect">
                      <a:avLst/>
                    </a:prstGeom>
                    <a:noFill/>
                    <a:ln>
                      <a:noFill/>
                    </a:ln>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296"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297"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298"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299"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300" w:author="QAZVIN" w:date="2019-12-31T19:06:00Z">
            <w:rPr>
              <w:rFonts w:asciiTheme="majorBidi" w:hAnsiTheme="majorBidi" w:cstheme="majorBidi"/>
              <w:b w:val="0"/>
              <w:bCs w:val="0"/>
              <w:noProof/>
              <w:color w:val="auto"/>
              <w:sz w:val="32"/>
              <w:szCs w:val="32"/>
            </w:rPr>
          </w:rPrChange>
        </w:rPr>
        <w:fldChar w:fldCharType="separate"/>
      </w:r>
      <w:ins w:id="301" w:author="Omid Khalafbeigi" w:date="2020-01-01T22:04:00Z">
        <w:r w:rsidR="00701201">
          <w:rPr>
            <w:rFonts w:asciiTheme="majorBidi" w:hAnsiTheme="majorBidi" w:cstheme="majorBidi"/>
            <w:noProof/>
            <w:color w:val="auto"/>
            <w:sz w:val="20"/>
            <w:szCs w:val="20"/>
          </w:rPr>
          <w:t>4</w:t>
        </w:r>
      </w:ins>
      <w:del w:id="302" w:author="Omid Khalafbeigi" w:date="2020-01-01T22:03:00Z">
        <w:r w:rsidRPr="003A3944" w:rsidDel="00701201">
          <w:rPr>
            <w:rFonts w:asciiTheme="majorBidi" w:hAnsiTheme="majorBidi" w:cstheme="majorBidi"/>
            <w:noProof/>
            <w:color w:val="auto"/>
            <w:sz w:val="20"/>
            <w:szCs w:val="20"/>
            <w:rPrChange w:id="303" w:author="QAZVIN" w:date="2019-12-31T19:06:00Z">
              <w:rPr>
                <w:rFonts w:asciiTheme="majorBidi" w:hAnsiTheme="majorBidi" w:cstheme="majorBidi"/>
                <w:b w:val="0"/>
                <w:bCs w:val="0"/>
                <w:noProof/>
                <w:color w:val="auto"/>
                <w:sz w:val="32"/>
                <w:szCs w:val="32"/>
              </w:rPr>
            </w:rPrChange>
          </w:rPr>
          <w:delText>4</w:delText>
        </w:r>
      </w:del>
      <w:r w:rsidRPr="003A3944">
        <w:rPr>
          <w:rFonts w:asciiTheme="majorBidi" w:hAnsiTheme="majorBidi" w:cstheme="majorBidi"/>
          <w:noProof/>
          <w:color w:val="auto"/>
          <w:sz w:val="20"/>
          <w:szCs w:val="20"/>
          <w:rPrChange w:id="304"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305" w:author="QAZVIN" w:date="2019-12-31T19:06:00Z">
            <w:rPr>
              <w:rFonts w:asciiTheme="majorBidi" w:hAnsiTheme="majorBidi" w:cstheme="majorBidi"/>
              <w:b w:val="0"/>
              <w:bCs w:val="0"/>
              <w:noProof/>
              <w:color w:val="auto"/>
              <w:sz w:val="32"/>
              <w:szCs w:val="32"/>
            </w:rPr>
          </w:rPrChange>
        </w:rPr>
        <w:t xml:space="preserve"> ISSE's components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30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07" w:author="QAZVIN" w:date="2019-12-31T19:06:00Z">
            <w:rPr>
              <w:rFonts w:asciiTheme="majorBidi" w:hAnsiTheme="majorBidi" w:cstheme="majorBidi"/>
              <w:sz w:val="32"/>
              <w:szCs w:val="32"/>
            </w:rPr>
          </w:rPrChange>
        </w:rPr>
        <w:t>First, in the metadata creation unit, the crawler program submits the non-labeled URLs to the database. As mentioned earlier, URLs are labeled with YAPTCHA which uses ontology database to verify submitted terms and then labels the URLs and saves them in the database.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308"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09" w:author="QAZVIN" w:date="2019-12-31T19:06:00Z">
            <w:rPr>
              <w:rFonts w:asciiTheme="majorBidi" w:hAnsiTheme="majorBidi" w:cstheme="majorBidi"/>
              <w:sz w:val="32"/>
              <w:szCs w:val="32"/>
            </w:rPr>
          </w:rPrChange>
        </w:rPr>
        <w:t>In the query processing unit, the user submits the query using system’s interface which is implemented in open web technologies such as PHP, HTML5 and JavaScript. Depending on the search method the query follows two different paths in the system.</w:t>
      </w:r>
    </w:p>
    <w:p w:rsidR="004A047A" w:rsidRPr="003A3944" w:rsidRDefault="004A047A" w:rsidP="004A047A">
      <w:pPr>
        <w:pStyle w:val="Heading2"/>
        <w:tabs>
          <w:tab w:val="left" w:pos="4092"/>
        </w:tabs>
        <w:spacing w:line="276" w:lineRule="auto"/>
        <w:rPr>
          <w:sz w:val="20"/>
          <w:szCs w:val="20"/>
          <w:rPrChange w:id="310" w:author="QAZVIN" w:date="2019-12-31T19:06:00Z">
            <w:rPr>
              <w:sz w:val="32"/>
              <w:szCs w:val="32"/>
            </w:rPr>
          </w:rPrChange>
        </w:rPr>
      </w:pPr>
      <w:r w:rsidRPr="003A3944">
        <w:rPr>
          <w:sz w:val="20"/>
          <w:szCs w:val="20"/>
          <w:rPrChange w:id="311" w:author="QAZVIN" w:date="2019-12-31T19:06:00Z">
            <w:rPr>
              <w:rFonts w:asciiTheme="minorHAnsi" w:eastAsiaTheme="minorHAnsi" w:hAnsiTheme="minorHAnsi" w:cstheme="minorBidi"/>
              <w:sz w:val="32"/>
              <w:szCs w:val="32"/>
            </w:rPr>
          </w:rPrChange>
        </w:rPr>
        <w:t>3.1Image Source and Ranking Strategy</w:t>
      </w:r>
    </w:p>
    <w:p w:rsidR="004A047A" w:rsidRPr="003A3944" w:rsidRDefault="004A047A" w:rsidP="004A047A">
      <w:pPr>
        <w:pStyle w:val="NoSpacing"/>
        <w:spacing w:line="276" w:lineRule="auto"/>
        <w:jc w:val="both"/>
        <w:rPr>
          <w:rFonts w:asciiTheme="majorBidi" w:hAnsiTheme="majorBidi" w:cstheme="majorBidi"/>
          <w:sz w:val="20"/>
          <w:szCs w:val="20"/>
          <w:rPrChange w:id="31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13" w:author="QAZVIN" w:date="2019-12-31T19:06:00Z">
            <w:rPr>
              <w:rFonts w:asciiTheme="majorBidi" w:hAnsiTheme="majorBidi" w:cstheme="majorBidi"/>
              <w:sz w:val="32"/>
              <w:szCs w:val="32"/>
            </w:rPr>
          </w:rPrChange>
        </w:rPr>
        <w:t>The ISSE uses an image database which are used for [</w:t>
      </w:r>
      <w:r w:rsidRPr="003A3944">
        <w:rPr>
          <w:rStyle w:val="EndnoteReference"/>
          <w:rFonts w:asciiTheme="majorBidi" w:hAnsiTheme="majorBidi" w:cstheme="majorBidi"/>
          <w:sz w:val="20"/>
          <w:szCs w:val="20"/>
          <w:rPrChange w:id="314" w:author="QAZVIN" w:date="2019-12-31T19:06:00Z">
            <w:rPr>
              <w:rStyle w:val="EndnoteReference"/>
              <w:rFonts w:asciiTheme="majorBidi" w:hAnsiTheme="majorBidi" w:cstheme="majorBidi"/>
              <w:sz w:val="32"/>
              <w:szCs w:val="32"/>
            </w:rPr>
          </w:rPrChange>
        </w:rPr>
        <w:endnoteReference w:id="7"/>
      </w:r>
      <w:r w:rsidRPr="003A3944">
        <w:rPr>
          <w:rFonts w:asciiTheme="majorBidi" w:hAnsiTheme="majorBidi" w:cstheme="majorBidi"/>
          <w:sz w:val="20"/>
          <w:szCs w:val="20"/>
          <w:rPrChange w:id="315" w:author="QAZVIN" w:date="2019-12-31T19:06:00Z">
            <w:rPr>
              <w:rFonts w:asciiTheme="majorBidi" w:hAnsiTheme="majorBidi" w:cstheme="majorBidi"/>
              <w:sz w:val="32"/>
              <w:szCs w:val="32"/>
            </w:rPr>
          </w:rPrChange>
        </w:rPr>
        <w:t>] and are downloadable for research purposes. In this database, the Bounding Box Annotation is used to focus on only one object. For each object a few attributes are annotated and the images are labeled manually. If a few persons have verified an image, it was accepted in the system.</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31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17" w:author="QAZVIN" w:date="2019-12-31T19:06:00Z">
            <w:rPr>
              <w:rFonts w:asciiTheme="majorBidi" w:hAnsiTheme="majorBidi" w:cstheme="majorBidi"/>
              <w:sz w:val="32"/>
              <w:szCs w:val="32"/>
            </w:rPr>
          </w:rPrChange>
        </w:rPr>
        <w:t>The images used in database have initial ranking; however, based on the system’s requirements, the ranking of the images is update constantly.</w:t>
      </w:r>
    </w:p>
    <w:p w:rsidR="004A047A" w:rsidRPr="003A3944" w:rsidRDefault="004A047A">
      <w:pPr>
        <w:pStyle w:val="NoSpacing"/>
        <w:spacing w:line="276" w:lineRule="auto"/>
        <w:ind w:firstLine="360"/>
        <w:jc w:val="both"/>
        <w:rPr>
          <w:rFonts w:asciiTheme="majorBidi" w:hAnsiTheme="majorBidi" w:cstheme="majorBidi"/>
          <w:sz w:val="20"/>
          <w:szCs w:val="20"/>
          <w:rPrChange w:id="318" w:author="QAZVIN" w:date="2019-12-31T19:06:00Z">
            <w:rPr>
              <w:rFonts w:asciiTheme="majorBidi" w:hAnsiTheme="majorBidi" w:cstheme="majorBidi"/>
              <w:sz w:val="32"/>
              <w:szCs w:val="32"/>
            </w:rPr>
          </w:rPrChange>
        </w:rPr>
      </w:pPr>
      <w:r w:rsidRPr="003A3944">
        <w:rPr>
          <w:rFonts w:asciiTheme="majorBidi" w:hAnsiTheme="majorBidi" w:cstheme="majorBidi"/>
          <w:b/>
          <w:bCs/>
          <w:sz w:val="20"/>
          <w:szCs w:val="20"/>
          <w:rPrChange w:id="319" w:author="QAZVIN" w:date="2019-12-31T19:06:00Z">
            <w:rPr>
              <w:rFonts w:asciiTheme="majorBidi" w:hAnsiTheme="majorBidi" w:cstheme="majorBidi"/>
              <w:b/>
              <w:bCs/>
              <w:sz w:val="32"/>
              <w:szCs w:val="32"/>
            </w:rPr>
          </w:rPrChange>
        </w:rPr>
        <w:t>Ranking in Textual Search:</w:t>
      </w:r>
      <w:r w:rsidRPr="003A3944">
        <w:rPr>
          <w:rFonts w:asciiTheme="majorBidi" w:hAnsiTheme="majorBidi" w:cstheme="majorBidi"/>
          <w:sz w:val="20"/>
          <w:szCs w:val="20"/>
          <w:rPrChange w:id="320" w:author="QAZVIN" w:date="2019-12-31T19:06:00Z">
            <w:rPr>
              <w:rFonts w:asciiTheme="majorBidi" w:hAnsiTheme="majorBidi" w:cstheme="majorBidi"/>
              <w:sz w:val="32"/>
              <w:szCs w:val="32"/>
            </w:rPr>
          </w:rPrChange>
        </w:rPr>
        <w:t xml:space="preserve"> If the user searches a term in the system, after clicking on an image, its ranking will be increased slightly. In this way, the image will </w:t>
      </w:r>
      <w:del w:id="321" w:author="QAZVIN" w:date="2019-12-30T03:38:00Z">
        <w:r w:rsidRPr="003A3944" w:rsidDel="000E1513">
          <w:rPr>
            <w:rFonts w:asciiTheme="majorBidi" w:hAnsiTheme="majorBidi" w:cstheme="majorBidi"/>
            <w:sz w:val="20"/>
            <w:szCs w:val="20"/>
            <w:rPrChange w:id="322" w:author="QAZVIN" w:date="2019-12-31T19:06:00Z">
              <w:rPr>
                <w:rFonts w:asciiTheme="majorBidi" w:hAnsiTheme="majorBidi" w:cstheme="majorBidi"/>
                <w:sz w:val="32"/>
                <w:szCs w:val="32"/>
              </w:rPr>
            </w:rPrChange>
          </w:rPr>
          <w:delText xml:space="preserve">possibly </w:delText>
        </w:r>
      </w:del>
      <w:r w:rsidRPr="003A3944">
        <w:rPr>
          <w:rFonts w:asciiTheme="majorBidi" w:hAnsiTheme="majorBidi" w:cstheme="majorBidi"/>
          <w:sz w:val="20"/>
          <w:szCs w:val="20"/>
          <w:rPrChange w:id="323" w:author="QAZVIN" w:date="2019-12-31T19:06:00Z">
            <w:rPr>
              <w:rFonts w:asciiTheme="majorBidi" w:hAnsiTheme="majorBidi" w:cstheme="majorBidi"/>
              <w:sz w:val="32"/>
              <w:szCs w:val="32"/>
            </w:rPr>
          </w:rPrChange>
        </w:rPr>
        <w:t xml:space="preserve">be </w:t>
      </w:r>
      <w:ins w:id="324" w:author="QAZVIN" w:date="2019-12-30T03:38:00Z">
        <w:r w:rsidR="000E1513" w:rsidRPr="003A3944">
          <w:rPr>
            <w:rFonts w:asciiTheme="majorBidi" w:hAnsiTheme="majorBidi" w:cstheme="majorBidi"/>
            <w:sz w:val="20"/>
            <w:szCs w:val="20"/>
            <w:rPrChange w:id="325" w:author="QAZVIN" w:date="2019-12-31T19:06:00Z">
              <w:rPr>
                <w:rFonts w:asciiTheme="majorBidi" w:hAnsiTheme="majorBidi" w:cstheme="majorBidi"/>
                <w:sz w:val="32"/>
                <w:szCs w:val="32"/>
              </w:rPr>
            </w:rPrChange>
          </w:rPr>
          <w:t xml:space="preserve">possibly </w:t>
        </w:r>
      </w:ins>
      <w:r w:rsidRPr="003A3944">
        <w:rPr>
          <w:rFonts w:asciiTheme="majorBidi" w:hAnsiTheme="majorBidi" w:cstheme="majorBidi"/>
          <w:sz w:val="20"/>
          <w:szCs w:val="20"/>
          <w:rPrChange w:id="326" w:author="QAZVIN" w:date="2019-12-31T19:06:00Z">
            <w:rPr>
              <w:rFonts w:asciiTheme="majorBidi" w:hAnsiTheme="majorBidi" w:cstheme="majorBidi"/>
              <w:sz w:val="32"/>
              <w:szCs w:val="32"/>
            </w:rPr>
          </w:rPrChange>
        </w:rPr>
        <w:t>displayed at a higher position the next time.</w:t>
      </w:r>
    </w:p>
    <w:p w:rsidR="004A047A" w:rsidRPr="003A3944" w:rsidRDefault="004A047A" w:rsidP="004A047A">
      <w:pPr>
        <w:pStyle w:val="NoSpacing"/>
        <w:spacing w:line="276" w:lineRule="auto"/>
        <w:ind w:firstLine="360"/>
        <w:jc w:val="both"/>
        <w:rPr>
          <w:rFonts w:asciiTheme="majorBidi" w:hAnsiTheme="majorBidi" w:cstheme="majorBidi"/>
          <w:color w:val="FF0000"/>
          <w:sz w:val="20"/>
          <w:szCs w:val="20"/>
          <w:rPrChange w:id="327" w:author="QAZVIN" w:date="2019-12-31T19:06:00Z">
            <w:rPr>
              <w:rFonts w:asciiTheme="majorBidi" w:hAnsiTheme="majorBidi" w:cstheme="majorBidi"/>
              <w:sz w:val="32"/>
              <w:szCs w:val="32"/>
            </w:rPr>
          </w:rPrChange>
        </w:rPr>
      </w:pPr>
      <w:r w:rsidRPr="003A3944">
        <w:rPr>
          <w:rFonts w:asciiTheme="majorBidi" w:hAnsiTheme="majorBidi" w:cstheme="majorBidi"/>
          <w:b/>
          <w:bCs/>
          <w:sz w:val="20"/>
          <w:szCs w:val="20"/>
          <w:rPrChange w:id="328" w:author="QAZVIN" w:date="2019-12-31T19:06:00Z">
            <w:rPr>
              <w:rFonts w:asciiTheme="majorBidi" w:hAnsiTheme="majorBidi" w:cstheme="majorBidi"/>
              <w:b/>
              <w:bCs/>
              <w:sz w:val="32"/>
              <w:szCs w:val="32"/>
            </w:rPr>
          </w:rPrChange>
        </w:rPr>
        <w:t>Ranking in Content-Based Search:</w:t>
      </w:r>
      <w:r w:rsidRPr="003A3944">
        <w:rPr>
          <w:rFonts w:asciiTheme="majorBidi" w:hAnsiTheme="majorBidi" w:cstheme="majorBidi"/>
          <w:sz w:val="20"/>
          <w:szCs w:val="20"/>
          <w:rPrChange w:id="329" w:author="QAZVIN" w:date="2019-12-31T19:06:00Z">
            <w:rPr>
              <w:rFonts w:asciiTheme="majorBidi" w:hAnsiTheme="majorBidi" w:cstheme="majorBidi"/>
              <w:sz w:val="32"/>
              <w:szCs w:val="32"/>
            </w:rPr>
          </w:rPrChange>
        </w:rPr>
        <w:t xml:space="preserve"> If the user searches for the content of an image, in addition to the previous ranking system, the number of keypoints and visual similarity attributes have a high ranking influence. This means, the results will first be sorted by keypoints with higher priority and then the images with exact or near </w:t>
      </w:r>
      <w:r w:rsidRPr="003A3944">
        <w:rPr>
          <w:rFonts w:asciiTheme="majorBidi" w:hAnsiTheme="majorBidi" w:cstheme="majorBidi"/>
          <w:sz w:val="20"/>
          <w:szCs w:val="20"/>
          <w:rPrChange w:id="330" w:author="QAZVIN" w:date="2019-12-31T19:06:00Z">
            <w:rPr>
              <w:rFonts w:asciiTheme="majorBidi" w:hAnsiTheme="majorBidi" w:cstheme="majorBidi"/>
              <w:sz w:val="32"/>
              <w:szCs w:val="32"/>
            </w:rPr>
          </w:rPrChange>
        </w:rPr>
        <w:lastRenderedPageBreak/>
        <w:t>exact rank will be sorted by previous method</w:t>
      </w:r>
      <w:r w:rsidRPr="001F75D1">
        <w:rPr>
          <w:rFonts w:asciiTheme="majorBidi" w:hAnsiTheme="majorBidi" w:cstheme="majorBidi"/>
          <w:sz w:val="20"/>
          <w:szCs w:val="20"/>
          <w:rPrChange w:id="331" w:author="QAZVIN" w:date="2019-12-31T20:29:00Z">
            <w:rPr>
              <w:rFonts w:asciiTheme="majorBidi" w:hAnsiTheme="majorBidi" w:cstheme="majorBidi"/>
              <w:sz w:val="32"/>
              <w:szCs w:val="32"/>
            </w:rPr>
          </w:rPrChange>
        </w:rPr>
        <w:t>. This is due to the fact that when searching for images, the user is more likely looking for similar images than finding images that where popular among other users.</w:t>
      </w:r>
    </w:p>
    <w:p w:rsidR="004A047A" w:rsidRPr="003A3944" w:rsidRDefault="004A047A" w:rsidP="004A047A">
      <w:pPr>
        <w:pStyle w:val="Heading2"/>
        <w:tabs>
          <w:tab w:val="left" w:pos="4092"/>
        </w:tabs>
        <w:spacing w:line="276" w:lineRule="auto"/>
        <w:rPr>
          <w:sz w:val="20"/>
          <w:szCs w:val="20"/>
          <w:rPrChange w:id="332" w:author="QAZVIN" w:date="2019-12-31T19:06:00Z">
            <w:rPr>
              <w:sz w:val="32"/>
              <w:szCs w:val="32"/>
            </w:rPr>
          </w:rPrChange>
        </w:rPr>
      </w:pPr>
      <w:r w:rsidRPr="003A3944">
        <w:rPr>
          <w:sz w:val="20"/>
          <w:szCs w:val="20"/>
          <w:rPrChange w:id="333" w:author="QAZVIN" w:date="2019-12-31T19:06:00Z">
            <w:rPr>
              <w:rFonts w:asciiTheme="minorHAnsi" w:eastAsiaTheme="minorHAnsi" w:hAnsiTheme="minorHAnsi" w:cstheme="minorBidi"/>
              <w:sz w:val="32"/>
              <w:szCs w:val="32"/>
            </w:rPr>
          </w:rPrChange>
        </w:rPr>
        <w:t>3.2Textual Query Processing</w:t>
      </w:r>
    </w:p>
    <w:p w:rsidR="004A047A" w:rsidRPr="003A3944" w:rsidRDefault="004A047A">
      <w:pPr>
        <w:pStyle w:val="NoSpacing"/>
        <w:spacing w:line="276" w:lineRule="auto"/>
        <w:jc w:val="both"/>
        <w:rPr>
          <w:rFonts w:asciiTheme="majorBidi" w:hAnsiTheme="majorBidi" w:cstheme="majorBidi"/>
          <w:sz w:val="20"/>
          <w:szCs w:val="20"/>
          <w:rPrChange w:id="33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35" w:author="QAZVIN" w:date="2019-12-31T19:06:00Z">
            <w:rPr>
              <w:rFonts w:asciiTheme="majorBidi" w:hAnsiTheme="majorBidi" w:cstheme="majorBidi"/>
              <w:sz w:val="32"/>
              <w:szCs w:val="32"/>
            </w:rPr>
          </w:rPrChange>
        </w:rPr>
        <w:t xml:space="preserve">When the query is textual, first the textual search engine retrieves similar images for the query from the ontology database. </w:t>
      </w:r>
      <w:ins w:id="336" w:author="QAZVIN" w:date="2019-12-30T04:29:00Z">
        <w:r w:rsidR="008A2641" w:rsidRPr="006D48BB">
          <w:rPr>
            <w:rFonts w:asciiTheme="majorBidi" w:hAnsiTheme="majorBidi" w:cstheme="majorBidi"/>
            <w:sz w:val="20"/>
            <w:szCs w:val="20"/>
            <w:rPrChange w:id="337" w:author="QAZVIN" w:date="2019-12-31T20:25:00Z">
              <w:rPr>
                <w:rFonts w:asciiTheme="majorBidi" w:hAnsiTheme="majorBidi" w:cstheme="majorBidi"/>
                <w:color w:val="FFC000"/>
                <w:sz w:val="32"/>
                <w:szCs w:val="32"/>
              </w:rPr>
            </w:rPrChange>
          </w:rPr>
          <w:t>Then i</w:t>
        </w:r>
      </w:ins>
      <w:del w:id="338" w:author="QAZVIN" w:date="2019-12-30T04:29:00Z">
        <w:r w:rsidRPr="006D48BB" w:rsidDel="008A2641">
          <w:rPr>
            <w:rFonts w:asciiTheme="majorBidi" w:hAnsiTheme="majorBidi" w:cstheme="majorBidi"/>
            <w:sz w:val="20"/>
            <w:szCs w:val="20"/>
            <w:rPrChange w:id="339" w:author="QAZVIN" w:date="2019-12-31T20:25:00Z">
              <w:rPr>
                <w:rFonts w:asciiTheme="majorBidi" w:hAnsiTheme="majorBidi" w:cstheme="majorBidi"/>
                <w:sz w:val="32"/>
                <w:szCs w:val="32"/>
              </w:rPr>
            </w:rPrChange>
          </w:rPr>
          <w:delText>I</w:delText>
        </w:r>
      </w:del>
      <w:r w:rsidRPr="006D48BB">
        <w:rPr>
          <w:rFonts w:asciiTheme="majorBidi" w:hAnsiTheme="majorBidi" w:cstheme="majorBidi"/>
          <w:sz w:val="20"/>
          <w:szCs w:val="20"/>
          <w:rPrChange w:id="340" w:author="QAZVIN" w:date="2019-12-31T20:25:00Z">
            <w:rPr>
              <w:rFonts w:asciiTheme="majorBidi" w:hAnsiTheme="majorBidi" w:cstheme="majorBidi"/>
              <w:sz w:val="32"/>
              <w:szCs w:val="32"/>
            </w:rPr>
          </w:rPrChange>
        </w:rPr>
        <w:t xml:space="preserve">t </w:t>
      </w:r>
      <w:del w:id="341" w:author="QAZVIN" w:date="2019-12-30T04:29:00Z">
        <w:r w:rsidRPr="003A3944" w:rsidDel="008A2641">
          <w:rPr>
            <w:rFonts w:asciiTheme="majorBidi" w:hAnsiTheme="majorBidi" w:cstheme="majorBidi"/>
            <w:color w:val="FFC000"/>
            <w:sz w:val="20"/>
            <w:szCs w:val="20"/>
            <w:rPrChange w:id="342" w:author="QAZVIN" w:date="2019-12-31T19:06:00Z">
              <w:rPr>
                <w:rFonts w:asciiTheme="majorBidi" w:hAnsiTheme="majorBidi" w:cstheme="majorBidi"/>
                <w:sz w:val="32"/>
                <w:szCs w:val="32"/>
              </w:rPr>
            </w:rPrChange>
          </w:rPr>
          <w:delText>then</w:delText>
        </w:r>
        <w:r w:rsidRPr="003A3944" w:rsidDel="008A2641">
          <w:rPr>
            <w:rFonts w:asciiTheme="majorBidi" w:hAnsiTheme="majorBidi" w:cstheme="majorBidi"/>
            <w:sz w:val="20"/>
            <w:szCs w:val="20"/>
            <w:rPrChange w:id="343"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344" w:author="QAZVIN" w:date="2019-12-31T19:06:00Z">
            <w:rPr>
              <w:rFonts w:asciiTheme="majorBidi" w:hAnsiTheme="majorBidi" w:cstheme="majorBidi"/>
              <w:sz w:val="32"/>
              <w:szCs w:val="32"/>
            </w:rPr>
          </w:rPrChange>
        </w:rPr>
        <w:t>retrieves the image URLs for related terms from image database. After that, the semantic information for each image and the submitted query will be appended in the HTML and presented to the user in the OWL language in the RDF (Resource Description Framework) format.</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345"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46" w:author="QAZVIN" w:date="2019-12-31T19:06:00Z">
            <w:rPr>
              <w:rFonts w:asciiTheme="majorBidi" w:hAnsiTheme="majorBidi" w:cstheme="majorBidi"/>
              <w:sz w:val="32"/>
              <w:szCs w:val="32"/>
            </w:rPr>
          </w:rPrChange>
        </w:rPr>
        <w:t>The goal of the semantic web which is managed in W3C, is to present the content of the web in a format</w:t>
      </w:r>
      <w:ins w:id="347" w:author="QAZVIN" w:date="2019-12-30T04:31:00Z">
        <w:r w:rsidR="008A2641" w:rsidRPr="003A3944">
          <w:rPr>
            <w:rFonts w:asciiTheme="majorBidi" w:hAnsiTheme="majorBidi" w:cstheme="majorBidi"/>
            <w:sz w:val="20"/>
            <w:szCs w:val="20"/>
            <w:rPrChange w:id="348" w:author="QAZVIN" w:date="2019-12-31T19:06:00Z">
              <w:rPr>
                <w:rFonts w:asciiTheme="majorBidi" w:hAnsiTheme="majorBidi" w:cstheme="majorBidi"/>
                <w:sz w:val="32"/>
                <w:szCs w:val="32"/>
              </w:rPr>
            </w:rPrChange>
          </w:rPr>
          <w:t xml:space="preserve"> </w:t>
        </w:r>
        <w:r w:rsidR="008A2641" w:rsidRPr="006D48BB">
          <w:rPr>
            <w:rFonts w:asciiTheme="majorBidi" w:hAnsiTheme="majorBidi" w:cstheme="majorBidi"/>
            <w:sz w:val="20"/>
            <w:szCs w:val="20"/>
            <w:rPrChange w:id="349" w:author="QAZVIN" w:date="2019-12-31T20:25:00Z">
              <w:rPr>
                <w:rFonts w:asciiTheme="majorBidi" w:hAnsiTheme="majorBidi" w:cstheme="majorBidi"/>
                <w:color w:val="00B0F0"/>
                <w:sz w:val="32"/>
                <w:szCs w:val="32"/>
              </w:rPr>
            </w:rPrChange>
          </w:rPr>
          <w:t>which is</w:t>
        </w:r>
      </w:ins>
      <w:r w:rsidRPr="006D48BB">
        <w:rPr>
          <w:rFonts w:asciiTheme="majorBidi" w:hAnsiTheme="majorBidi" w:cstheme="majorBidi"/>
          <w:sz w:val="20"/>
          <w:szCs w:val="20"/>
          <w:rPrChange w:id="350" w:author="QAZVIN" w:date="2019-12-31T20:25:00Z">
            <w:rPr>
              <w:rFonts w:asciiTheme="majorBidi" w:hAnsiTheme="majorBidi" w:cstheme="majorBidi"/>
              <w:sz w:val="32"/>
              <w:szCs w:val="32"/>
            </w:rPr>
          </w:rPrChange>
        </w:rPr>
        <w:t xml:space="preserve"> </w:t>
      </w:r>
      <w:r w:rsidRPr="003A3944">
        <w:rPr>
          <w:rFonts w:asciiTheme="majorBidi" w:hAnsiTheme="majorBidi" w:cstheme="majorBidi"/>
          <w:sz w:val="20"/>
          <w:szCs w:val="20"/>
          <w:rPrChange w:id="351" w:author="QAZVIN" w:date="2019-12-31T19:06:00Z">
            <w:rPr>
              <w:rFonts w:asciiTheme="majorBidi" w:hAnsiTheme="majorBidi" w:cstheme="majorBidi"/>
              <w:sz w:val="32"/>
              <w:szCs w:val="32"/>
            </w:rPr>
          </w:rPrChange>
        </w:rPr>
        <w:t>recognizable for the machine. Based on this fact, all the results of the ISSE are accessible in the OWL language in the RDF format.</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35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53" w:author="QAZVIN" w:date="2019-12-31T19:06:00Z">
            <w:rPr>
              <w:rFonts w:asciiTheme="majorBidi" w:hAnsiTheme="majorBidi" w:cstheme="majorBidi"/>
              <w:sz w:val="32"/>
              <w:szCs w:val="32"/>
            </w:rPr>
          </w:rPrChange>
        </w:rPr>
        <w:t>In addition to sending the information in a machine-recognizable format, the information of ontology is presented to the user in an interactive graph above the image results to make it easy for the user to search for related words. This graph is generated using the HTML5’s canvas tag and JavaScript. It is designed and implemented with the goal of compatibility with all platforms. The results for the query “flower” is shown in Fig. 5.</w:t>
      </w:r>
    </w:p>
    <w:p w:rsidR="004A047A" w:rsidRPr="003A3944" w:rsidRDefault="004A047A" w:rsidP="004A047A">
      <w:pPr>
        <w:pStyle w:val="NoSpacing"/>
        <w:keepNext/>
        <w:spacing w:line="276" w:lineRule="auto"/>
        <w:ind w:firstLine="360"/>
        <w:jc w:val="center"/>
        <w:rPr>
          <w:rFonts w:asciiTheme="majorBidi" w:hAnsiTheme="majorBidi" w:cstheme="majorBidi"/>
          <w:sz w:val="20"/>
          <w:szCs w:val="20"/>
          <w:rPrChange w:id="354"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355">
            <w:rPr>
              <w:rFonts w:asciiTheme="majorBidi" w:hAnsiTheme="majorBidi" w:cstheme="majorBidi"/>
              <w:noProof/>
              <w:sz w:val="32"/>
              <w:szCs w:val="32"/>
            </w:rPr>
          </w:rPrChange>
        </w:rPr>
        <w:drawing>
          <wp:inline distT="0" distB="0" distL="0" distR="0" wp14:anchorId="7D4FA9AB" wp14:editId="742CF80F">
            <wp:extent cx="2522613"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53" cy="2098026"/>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356"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357"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358"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359"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360" w:author="QAZVIN" w:date="2019-12-31T19:06:00Z">
            <w:rPr>
              <w:rFonts w:asciiTheme="majorBidi" w:hAnsiTheme="majorBidi" w:cstheme="majorBidi"/>
              <w:b w:val="0"/>
              <w:bCs w:val="0"/>
              <w:noProof/>
              <w:color w:val="auto"/>
              <w:sz w:val="32"/>
              <w:szCs w:val="32"/>
            </w:rPr>
          </w:rPrChange>
        </w:rPr>
        <w:fldChar w:fldCharType="separate"/>
      </w:r>
      <w:ins w:id="361" w:author="Omid Khalafbeigi" w:date="2020-01-01T22:04:00Z">
        <w:r w:rsidR="00701201">
          <w:rPr>
            <w:rFonts w:asciiTheme="majorBidi" w:hAnsiTheme="majorBidi" w:cstheme="majorBidi"/>
            <w:noProof/>
            <w:color w:val="auto"/>
            <w:sz w:val="20"/>
            <w:szCs w:val="20"/>
          </w:rPr>
          <w:t>5</w:t>
        </w:r>
      </w:ins>
      <w:del w:id="362" w:author="Omid Khalafbeigi" w:date="2020-01-01T22:03:00Z">
        <w:r w:rsidRPr="003A3944" w:rsidDel="00701201">
          <w:rPr>
            <w:rFonts w:asciiTheme="majorBidi" w:hAnsiTheme="majorBidi" w:cstheme="majorBidi"/>
            <w:noProof/>
            <w:color w:val="auto"/>
            <w:sz w:val="20"/>
            <w:szCs w:val="20"/>
            <w:rPrChange w:id="363" w:author="QAZVIN" w:date="2019-12-31T19:06:00Z">
              <w:rPr>
                <w:rFonts w:asciiTheme="majorBidi" w:hAnsiTheme="majorBidi" w:cstheme="majorBidi"/>
                <w:b w:val="0"/>
                <w:bCs w:val="0"/>
                <w:noProof/>
                <w:color w:val="auto"/>
                <w:sz w:val="32"/>
                <w:szCs w:val="32"/>
              </w:rPr>
            </w:rPrChange>
          </w:rPr>
          <w:delText>5</w:delText>
        </w:r>
      </w:del>
      <w:r w:rsidRPr="003A3944">
        <w:rPr>
          <w:rFonts w:asciiTheme="majorBidi" w:hAnsiTheme="majorBidi" w:cstheme="majorBidi"/>
          <w:noProof/>
          <w:color w:val="auto"/>
          <w:sz w:val="20"/>
          <w:szCs w:val="20"/>
          <w:rPrChange w:id="364"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365" w:author="QAZVIN" w:date="2019-12-31T19:06:00Z">
            <w:rPr>
              <w:rFonts w:asciiTheme="majorBidi" w:hAnsiTheme="majorBidi" w:cstheme="majorBidi"/>
              <w:b w:val="0"/>
              <w:bCs w:val="0"/>
              <w:noProof/>
              <w:color w:val="auto"/>
              <w:sz w:val="32"/>
              <w:szCs w:val="32"/>
            </w:rPr>
          </w:rPrChange>
        </w:rPr>
        <w:t>Results for the word “flower” in ISSE</w:t>
      </w:r>
    </w:p>
    <w:p w:rsidR="004A047A" w:rsidRPr="003A3944" w:rsidRDefault="004A047A">
      <w:pPr>
        <w:pStyle w:val="NoSpacing"/>
        <w:spacing w:line="276" w:lineRule="auto"/>
        <w:ind w:firstLine="360"/>
        <w:jc w:val="both"/>
        <w:rPr>
          <w:rFonts w:asciiTheme="majorBidi" w:hAnsiTheme="majorBidi" w:cstheme="majorBidi"/>
          <w:sz w:val="20"/>
          <w:szCs w:val="20"/>
          <w:rPrChange w:id="36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67" w:author="QAZVIN" w:date="2019-12-31T19:06:00Z">
            <w:rPr>
              <w:rFonts w:asciiTheme="majorBidi" w:hAnsiTheme="majorBidi" w:cstheme="majorBidi"/>
              <w:sz w:val="32"/>
              <w:szCs w:val="32"/>
            </w:rPr>
          </w:rPrChange>
        </w:rPr>
        <w:t xml:space="preserve">It’s </w:t>
      </w:r>
      <w:del w:id="368" w:author="QAZVIN" w:date="2019-12-30T04:34:00Z">
        <w:r w:rsidRPr="006D48BB" w:rsidDel="0015214E">
          <w:rPr>
            <w:rFonts w:asciiTheme="majorBidi" w:hAnsiTheme="majorBidi" w:cstheme="majorBidi"/>
            <w:sz w:val="20"/>
            <w:szCs w:val="20"/>
            <w:rPrChange w:id="369" w:author="QAZVIN" w:date="2019-12-31T20:26:00Z">
              <w:rPr>
                <w:rFonts w:asciiTheme="majorBidi" w:hAnsiTheme="majorBidi" w:cstheme="majorBidi"/>
                <w:sz w:val="32"/>
                <w:szCs w:val="32"/>
              </w:rPr>
            </w:rPrChange>
          </w:rPr>
          <w:delText>worth mentioning</w:delText>
        </w:r>
      </w:del>
      <w:ins w:id="370" w:author="QAZVIN" w:date="2019-12-30T04:34:00Z">
        <w:r w:rsidR="0015214E" w:rsidRPr="006D48BB">
          <w:rPr>
            <w:rFonts w:asciiTheme="majorBidi" w:hAnsiTheme="majorBidi" w:cstheme="majorBidi"/>
            <w:sz w:val="20"/>
            <w:szCs w:val="20"/>
            <w:rPrChange w:id="371" w:author="QAZVIN" w:date="2019-12-31T20:26:00Z">
              <w:rPr>
                <w:rFonts w:asciiTheme="majorBidi" w:hAnsiTheme="majorBidi" w:cstheme="majorBidi"/>
                <w:sz w:val="32"/>
                <w:szCs w:val="32"/>
              </w:rPr>
            </w:rPrChange>
          </w:rPr>
          <w:t xml:space="preserve">good to be </w:t>
        </w:r>
      </w:ins>
      <w:ins w:id="372" w:author="QAZVIN" w:date="2019-12-30T04:35:00Z">
        <w:r w:rsidR="0015214E" w:rsidRPr="006D48BB">
          <w:rPr>
            <w:rFonts w:asciiTheme="majorBidi" w:hAnsiTheme="majorBidi" w:cstheme="majorBidi"/>
            <w:sz w:val="20"/>
            <w:szCs w:val="20"/>
            <w:rPrChange w:id="373" w:author="QAZVIN" w:date="2019-12-31T20:26:00Z">
              <w:rPr>
                <w:rFonts w:asciiTheme="majorBidi" w:hAnsiTheme="majorBidi" w:cstheme="majorBidi"/>
                <w:sz w:val="32"/>
                <w:szCs w:val="32"/>
              </w:rPr>
            </w:rPrChange>
          </w:rPr>
          <w:t>n</w:t>
        </w:r>
      </w:ins>
      <w:ins w:id="374" w:author="QAZVIN" w:date="2019-12-30T04:34:00Z">
        <w:r w:rsidR="0015214E" w:rsidRPr="006D48BB">
          <w:rPr>
            <w:rFonts w:asciiTheme="majorBidi" w:hAnsiTheme="majorBidi" w:cstheme="majorBidi"/>
            <w:sz w:val="20"/>
            <w:szCs w:val="20"/>
            <w:rPrChange w:id="375" w:author="QAZVIN" w:date="2019-12-31T20:26:00Z">
              <w:rPr>
                <w:rFonts w:asciiTheme="majorBidi" w:hAnsiTheme="majorBidi" w:cstheme="majorBidi"/>
                <w:sz w:val="32"/>
                <w:szCs w:val="32"/>
              </w:rPr>
            </w:rPrChange>
          </w:rPr>
          <w:t>oticed</w:t>
        </w:r>
      </w:ins>
      <w:r w:rsidRPr="003A3944">
        <w:rPr>
          <w:rFonts w:asciiTheme="majorBidi" w:hAnsiTheme="majorBidi" w:cstheme="majorBidi"/>
          <w:color w:val="00B0F0"/>
          <w:sz w:val="20"/>
          <w:szCs w:val="20"/>
          <w:rPrChange w:id="376" w:author="QAZVIN" w:date="2019-12-31T19:06:00Z">
            <w:rPr>
              <w:rFonts w:asciiTheme="majorBidi" w:hAnsiTheme="majorBidi" w:cstheme="majorBidi"/>
              <w:sz w:val="32"/>
              <w:szCs w:val="32"/>
            </w:rPr>
          </w:rPrChange>
        </w:rPr>
        <w:t xml:space="preserve"> </w:t>
      </w:r>
      <w:r w:rsidRPr="003A3944">
        <w:rPr>
          <w:rFonts w:asciiTheme="majorBidi" w:hAnsiTheme="majorBidi" w:cstheme="majorBidi"/>
          <w:sz w:val="20"/>
          <w:szCs w:val="20"/>
          <w:rPrChange w:id="377" w:author="QAZVIN" w:date="2019-12-31T19:06:00Z">
            <w:rPr>
              <w:rFonts w:asciiTheme="majorBidi" w:hAnsiTheme="majorBidi" w:cstheme="majorBidi"/>
              <w:sz w:val="32"/>
              <w:szCs w:val="32"/>
            </w:rPr>
          </w:rPrChange>
        </w:rPr>
        <w:t xml:space="preserve">that in addition to existing OWL information in RDF format, a link to these information is placed in the result page which is specified using red numbers in the Fig. 6. Number 1 shows the link to RDF for the query, while number 2 shows the link to RDF describing </w:t>
      </w:r>
      <w:r w:rsidRPr="003A3944">
        <w:rPr>
          <w:rFonts w:asciiTheme="majorBidi" w:hAnsiTheme="majorBidi" w:cstheme="majorBidi"/>
          <w:sz w:val="20"/>
          <w:szCs w:val="20"/>
          <w:rPrChange w:id="378" w:author="QAZVIN" w:date="2019-12-31T19:06:00Z">
            <w:rPr>
              <w:rFonts w:asciiTheme="majorBidi" w:hAnsiTheme="majorBidi" w:cstheme="majorBidi"/>
              <w:sz w:val="32"/>
              <w:szCs w:val="32"/>
            </w:rPr>
          </w:rPrChange>
        </w:rPr>
        <w:lastRenderedPageBreak/>
        <w:t>the image. Fig. 6 shows a portion of the RDF file for the “flower” query.</w:t>
      </w:r>
    </w:p>
    <w:p w:rsidR="004A047A" w:rsidRPr="003A3944" w:rsidRDefault="004A047A" w:rsidP="004A047A">
      <w:pPr>
        <w:pStyle w:val="NoSpacing"/>
        <w:keepNext/>
        <w:spacing w:line="276" w:lineRule="auto"/>
        <w:ind w:firstLine="360"/>
        <w:jc w:val="center"/>
        <w:rPr>
          <w:rFonts w:asciiTheme="majorBidi" w:hAnsiTheme="majorBidi" w:cstheme="majorBidi"/>
          <w:sz w:val="20"/>
          <w:szCs w:val="20"/>
          <w:rPrChange w:id="379"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380">
            <w:rPr>
              <w:rFonts w:asciiTheme="majorBidi" w:hAnsiTheme="majorBidi" w:cstheme="majorBidi"/>
              <w:noProof/>
              <w:sz w:val="32"/>
              <w:szCs w:val="32"/>
            </w:rPr>
          </w:rPrChange>
        </w:rPr>
        <w:drawing>
          <wp:inline distT="0" distB="0" distL="0" distR="0" wp14:anchorId="7C3549DD" wp14:editId="235F8B36">
            <wp:extent cx="2051990" cy="10572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w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4784" cy="1058715"/>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381"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382"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383"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384"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385" w:author="QAZVIN" w:date="2019-12-31T19:06:00Z">
            <w:rPr>
              <w:rFonts w:asciiTheme="majorBidi" w:hAnsiTheme="majorBidi" w:cstheme="majorBidi"/>
              <w:b w:val="0"/>
              <w:bCs w:val="0"/>
              <w:noProof/>
              <w:color w:val="auto"/>
              <w:sz w:val="32"/>
              <w:szCs w:val="32"/>
            </w:rPr>
          </w:rPrChange>
        </w:rPr>
        <w:fldChar w:fldCharType="separate"/>
      </w:r>
      <w:ins w:id="386" w:author="Omid Khalafbeigi" w:date="2020-01-01T22:04:00Z">
        <w:r w:rsidR="00701201">
          <w:rPr>
            <w:rFonts w:asciiTheme="majorBidi" w:hAnsiTheme="majorBidi" w:cstheme="majorBidi"/>
            <w:noProof/>
            <w:color w:val="auto"/>
            <w:sz w:val="20"/>
            <w:szCs w:val="20"/>
          </w:rPr>
          <w:t>6</w:t>
        </w:r>
      </w:ins>
      <w:del w:id="387" w:author="Omid Khalafbeigi" w:date="2020-01-01T22:03:00Z">
        <w:r w:rsidRPr="003A3944" w:rsidDel="00701201">
          <w:rPr>
            <w:rFonts w:asciiTheme="majorBidi" w:hAnsiTheme="majorBidi" w:cstheme="majorBidi"/>
            <w:noProof/>
            <w:color w:val="auto"/>
            <w:sz w:val="20"/>
            <w:szCs w:val="20"/>
            <w:rPrChange w:id="388" w:author="QAZVIN" w:date="2019-12-31T19:06:00Z">
              <w:rPr>
                <w:rFonts w:asciiTheme="majorBidi" w:hAnsiTheme="majorBidi" w:cstheme="majorBidi"/>
                <w:b w:val="0"/>
                <w:bCs w:val="0"/>
                <w:noProof/>
                <w:color w:val="auto"/>
                <w:sz w:val="32"/>
                <w:szCs w:val="32"/>
              </w:rPr>
            </w:rPrChange>
          </w:rPr>
          <w:delText>6</w:delText>
        </w:r>
      </w:del>
      <w:r w:rsidRPr="003A3944">
        <w:rPr>
          <w:rFonts w:asciiTheme="majorBidi" w:hAnsiTheme="majorBidi" w:cstheme="majorBidi"/>
          <w:noProof/>
          <w:color w:val="auto"/>
          <w:sz w:val="20"/>
          <w:szCs w:val="20"/>
          <w:rPrChange w:id="389"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390" w:author="QAZVIN" w:date="2019-12-31T19:06:00Z">
            <w:rPr>
              <w:rFonts w:asciiTheme="majorBidi" w:hAnsiTheme="majorBidi" w:cstheme="majorBidi"/>
              <w:b w:val="0"/>
              <w:bCs w:val="0"/>
              <w:noProof/>
              <w:color w:val="auto"/>
              <w:sz w:val="32"/>
              <w:szCs w:val="32"/>
            </w:rPr>
          </w:rPrChange>
        </w:rPr>
        <w:t xml:space="preserve"> Excerpt of resulting RDF for "flower" query in ISSE</w:t>
      </w:r>
    </w:p>
    <w:p w:rsidR="004A047A" w:rsidRPr="003A3944" w:rsidRDefault="004A047A" w:rsidP="004A047A">
      <w:pPr>
        <w:pStyle w:val="Heading2"/>
        <w:tabs>
          <w:tab w:val="left" w:pos="4092"/>
        </w:tabs>
        <w:spacing w:line="276" w:lineRule="auto"/>
        <w:rPr>
          <w:sz w:val="20"/>
          <w:szCs w:val="20"/>
          <w:rPrChange w:id="391" w:author="QAZVIN" w:date="2019-12-31T19:06:00Z">
            <w:rPr>
              <w:sz w:val="32"/>
              <w:szCs w:val="32"/>
            </w:rPr>
          </w:rPrChange>
        </w:rPr>
      </w:pPr>
      <w:r w:rsidRPr="003A3944">
        <w:rPr>
          <w:sz w:val="20"/>
          <w:szCs w:val="20"/>
          <w:rPrChange w:id="392" w:author="QAZVIN" w:date="2019-12-31T19:06:00Z">
            <w:rPr>
              <w:rFonts w:asciiTheme="minorHAnsi" w:eastAsiaTheme="minorHAnsi" w:hAnsiTheme="minorHAnsi" w:cstheme="minorBidi"/>
              <w:sz w:val="32"/>
              <w:szCs w:val="32"/>
            </w:rPr>
          </w:rPrChange>
        </w:rPr>
        <w:t>3.3Content-Based Query Processing</w:t>
      </w:r>
    </w:p>
    <w:p w:rsidR="004A047A" w:rsidRPr="003A3944" w:rsidRDefault="004A047A" w:rsidP="004A047A">
      <w:pPr>
        <w:pStyle w:val="NoSpacing"/>
        <w:spacing w:line="276" w:lineRule="auto"/>
        <w:jc w:val="both"/>
        <w:rPr>
          <w:rFonts w:asciiTheme="majorBidi" w:hAnsiTheme="majorBidi" w:cstheme="majorBidi"/>
          <w:sz w:val="20"/>
          <w:szCs w:val="20"/>
          <w:rPrChange w:id="39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394" w:author="QAZVIN" w:date="2019-12-31T19:06:00Z">
            <w:rPr>
              <w:rFonts w:asciiTheme="majorBidi" w:hAnsiTheme="majorBidi" w:cstheme="majorBidi"/>
              <w:sz w:val="32"/>
              <w:szCs w:val="32"/>
            </w:rPr>
          </w:rPrChange>
        </w:rPr>
        <w:t>In</w:t>
      </w:r>
      <w:ins w:id="395" w:author="QAZVIN" w:date="2019-12-30T04:38:00Z">
        <w:r w:rsidR="0015214E" w:rsidRPr="003A3944">
          <w:rPr>
            <w:rFonts w:asciiTheme="majorBidi" w:hAnsiTheme="majorBidi" w:cstheme="majorBidi"/>
            <w:sz w:val="20"/>
            <w:szCs w:val="20"/>
            <w:rPrChange w:id="396" w:author="QAZVIN" w:date="2019-12-31T19:06:00Z">
              <w:rPr>
                <w:rFonts w:asciiTheme="majorBidi" w:hAnsiTheme="majorBidi" w:cstheme="majorBidi"/>
                <w:sz w:val="32"/>
                <w:szCs w:val="32"/>
              </w:rPr>
            </w:rPrChange>
          </w:rPr>
          <w:t xml:space="preserve"> </w:t>
        </w:r>
        <w:r w:rsidR="0015214E" w:rsidRPr="006D48BB">
          <w:rPr>
            <w:rFonts w:asciiTheme="majorBidi" w:hAnsiTheme="majorBidi" w:cstheme="majorBidi"/>
            <w:sz w:val="20"/>
            <w:szCs w:val="20"/>
            <w:rPrChange w:id="397" w:author="QAZVIN" w:date="2019-12-31T20:25:00Z">
              <w:rPr>
                <w:rFonts w:asciiTheme="majorBidi" w:hAnsiTheme="majorBidi" w:cstheme="majorBidi"/>
                <w:sz w:val="32"/>
                <w:szCs w:val="32"/>
              </w:rPr>
            </w:rPrChange>
          </w:rPr>
          <w:t>the</w:t>
        </w:r>
      </w:ins>
      <w:r w:rsidRPr="006D48BB">
        <w:rPr>
          <w:rFonts w:asciiTheme="majorBidi" w:hAnsiTheme="majorBidi" w:cstheme="majorBidi"/>
          <w:sz w:val="20"/>
          <w:szCs w:val="20"/>
          <w:rPrChange w:id="398" w:author="QAZVIN" w:date="2019-12-31T20:25:00Z">
            <w:rPr>
              <w:rFonts w:asciiTheme="majorBidi" w:hAnsiTheme="majorBidi" w:cstheme="majorBidi"/>
              <w:sz w:val="32"/>
              <w:szCs w:val="32"/>
            </w:rPr>
          </w:rPrChange>
        </w:rPr>
        <w:t xml:space="preserve"> </w:t>
      </w:r>
      <w:r w:rsidRPr="003A3944">
        <w:rPr>
          <w:rFonts w:asciiTheme="majorBidi" w:hAnsiTheme="majorBidi" w:cstheme="majorBidi"/>
          <w:sz w:val="20"/>
          <w:szCs w:val="20"/>
          <w:rPrChange w:id="399" w:author="QAZVIN" w:date="2019-12-31T19:06:00Z">
            <w:rPr>
              <w:rFonts w:asciiTheme="majorBidi" w:hAnsiTheme="majorBidi" w:cstheme="majorBidi"/>
              <w:sz w:val="32"/>
              <w:szCs w:val="32"/>
            </w:rPr>
          </w:rPrChange>
        </w:rPr>
        <w:t xml:space="preserve">case </w:t>
      </w:r>
      <w:r w:rsidRPr="006D48BB">
        <w:rPr>
          <w:rFonts w:asciiTheme="majorBidi" w:hAnsiTheme="majorBidi" w:cstheme="majorBidi"/>
          <w:sz w:val="20"/>
          <w:szCs w:val="20"/>
          <w:rPrChange w:id="400" w:author="QAZVIN" w:date="2019-12-31T20:25:00Z">
            <w:rPr>
              <w:rFonts w:asciiTheme="majorBidi" w:hAnsiTheme="majorBidi" w:cstheme="majorBidi"/>
              <w:sz w:val="32"/>
              <w:szCs w:val="32"/>
            </w:rPr>
          </w:rPrChange>
        </w:rPr>
        <w:t>th</w:t>
      </w:r>
      <w:ins w:id="401" w:author="QAZVIN" w:date="2019-12-30T04:38:00Z">
        <w:r w:rsidR="0015214E" w:rsidRPr="006D48BB">
          <w:rPr>
            <w:rFonts w:asciiTheme="majorBidi" w:hAnsiTheme="majorBidi" w:cstheme="majorBidi"/>
            <w:sz w:val="20"/>
            <w:szCs w:val="20"/>
            <w:rPrChange w:id="402" w:author="QAZVIN" w:date="2019-12-31T20:25:00Z">
              <w:rPr>
                <w:rFonts w:asciiTheme="majorBidi" w:hAnsiTheme="majorBidi" w:cstheme="majorBidi"/>
                <w:sz w:val="32"/>
                <w:szCs w:val="32"/>
              </w:rPr>
            </w:rPrChange>
          </w:rPr>
          <w:t>at</w:t>
        </w:r>
      </w:ins>
      <w:del w:id="403" w:author="QAZVIN" w:date="2019-12-30T04:38:00Z">
        <w:r w:rsidRPr="006D48BB" w:rsidDel="0015214E">
          <w:rPr>
            <w:rFonts w:asciiTheme="majorBidi" w:hAnsiTheme="majorBidi" w:cstheme="majorBidi"/>
            <w:sz w:val="20"/>
            <w:szCs w:val="20"/>
            <w:rPrChange w:id="404" w:author="QAZVIN" w:date="2019-12-31T20:25:00Z">
              <w:rPr>
                <w:rFonts w:asciiTheme="majorBidi" w:hAnsiTheme="majorBidi" w:cstheme="majorBidi"/>
                <w:sz w:val="32"/>
                <w:szCs w:val="32"/>
              </w:rPr>
            </w:rPrChange>
          </w:rPr>
          <w:delText>e</w:delText>
        </w:r>
      </w:del>
      <w:r w:rsidRPr="006D48BB">
        <w:rPr>
          <w:rFonts w:asciiTheme="majorBidi" w:hAnsiTheme="majorBidi" w:cstheme="majorBidi"/>
          <w:sz w:val="20"/>
          <w:szCs w:val="20"/>
          <w:rPrChange w:id="405" w:author="QAZVIN" w:date="2019-12-31T20:25:00Z">
            <w:rPr>
              <w:rFonts w:asciiTheme="majorBidi" w:hAnsiTheme="majorBidi" w:cstheme="majorBidi"/>
              <w:sz w:val="32"/>
              <w:szCs w:val="32"/>
            </w:rPr>
          </w:rPrChange>
        </w:rPr>
        <w:t xml:space="preserve"> </w:t>
      </w:r>
      <w:r w:rsidRPr="003A3944">
        <w:rPr>
          <w:rFonts w:asciiTheme="majorBidi" w:hAnsiTheme="majorBidi" w:cstheme="majorBidi"/>
          <w:sz w:val="20"/>
          <w:szCs w:val="20"/>
          <w:rPrChange w:id="406" w:author="QAZVIN" w:date="2019-12-31T19:06:00Z">
            <w:rPr>
              <w:rFonts w:asciiTheme="majorBidi" w:hAnsiTheme="majorBidi" w:cstheme="majorBidi"/>
              <w:sz w:val="32"/>
              <w:szCs w:val="32"/>
            </w:rPr>
          </w:rPrChange>
        </w:rPr>
        <w:t>user prefers to search by image content, he/she can access the image upload form by clicking the camera icon (Fig 7).</w:t>
      </w:r>
    </w:p>
    <w:p w:rsidR="004A047A" w:rsidRPr="003A3944" w:rsidRDefault="004A047A" w:rsidP="004A047A">
      <w:pPr>
        <w:pStyle w:val="NoSpacing"/>
        <w:keepNext/>
        <w:spacing w:line="276" w:lineRule="auto"/>
        <w:jc w:val="center"/>
        <w:rPr>
          <w:rFonts w:asciiTheme="majorBidi" w:hAnsiTheme="majorBidi" w:cstheme="majorBidi"/>
          <w:sz w:val="20"/>
          <w:szCs w:val="20"/>
          <w:rPrChange w:id="407"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408">
            <w:rPr>
              <w:rFonts w:asciiTheme="majorBidi" w:hAnsiTheme="majorBidi" w:cstheme="majorBidi"/>
              <w:noProof/>
              <w:sz w:val="32"/>
              <w:szCs w:val="32"/>
            </w:rPr>
          </w:rPrChange>
        </w:rPr>
        <w:drawing>
          <wp:inline distT="0" distB="0" distL="0" distR="0" wp14:anchorId="236C6E10" wp14:editId="11C70E51">
            <wp:extent cx="2527342" cy="12287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lo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419" cy="1229249"/>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409"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410"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411"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412"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413" w:author="QAZVIN" w:date="2019-12-31T19:06:00Z">
            <w:rPr>
              <w:rFonts w:asciiTheme="majorBidi" w:hAnsiTheme="majorBidi" w:cstheme="majorBidi"/>
              <w:b w:val="0"/>
              <w:bCs w:val="0"/>
              <w:noProof/>
              <w:color w:val="auto"/>
              <w:sz w:val="32"/>
              <w:szCs w:val="32"/>
            </w:rPr>
          </w:rPrChange>
        </w:rPr>
        <w:fldChar w:fldCharType="separate"/>
      </w:r>
      <w:ins w:id="414" w:author="Omid Khalafbeigi" w:date="2020-01-01T22:04:00Z">
        <w:r w:rsidR="00701201">
          <w:rPr>
            <w:rFonts w:asciiTheme="majorBidi" w:hAnsiTheme="majorBidi" w:cstheme="majorBidi"/>
            <w:noProof/>
            <w:color w:val="auto"/>
            <w:sz w:val="20"/>
            <w:szCs w:val="20"/>
          </w:rPr>
          <w:t>7</w:t>
        </w:r>
      </w:ins>
      <w:del w:id="415" w:author="Omid Khalafbeigi" w:date="2020-01-01T22:03:00Z">
        <w:r w:rsidRPr="003A3944" w:rsidDel="00701201">
          <w:rPr>
            <w:rFonts w:asciiTheme="majorBidi" w:hAnsiTheme="majorBidi" w:cstheme="majorBidi"/>
            <w:noProof/>
            <w:color w:val="auto"/>
            <w:sz w:val="20"/>
            <w:szCs w:val="20"/>
            <w:rPrChange w:id="416" w:author="QAZVIN" w:date="2019-12-31T19:06:00Z">
              <w:rPr>
                <w:rFonts w:asciiTheme="majorBidi" w:hAnsiTheme="majorBidi" w:cstheme="majorBidi"/>
                <w:b w:val="0"/>
                <w:bCs w:val="0"/>
                <w:noProof/>
                <w:color w:val="auto"/>
                <w:sz w:val="32"/>
                <w:szCs w:val="32"/>
              </w:rPr>
            </w:rPrChange>
          </w:rPr>
          <w:delText>7</w:delText>
        </w:r>
      </w:del>
      <w:r w:rsidRPr="003A3944">
        <w:rPr>
          <w:rFonts w:asciiTheme="majorBidi" w:hAnsiTheme="majorBidi" w:cstheme="majorBidi"/>
          <w:noProof/>
          <w:color w:val="auto"/>
          <w:sz w:val="20"/>
          <w:szCs w:val="20"/>
          <w:rPrChange w:id="417"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418" w:author="QAZVIN" w:date="2019-12-31T19:06:00Z">
            <w:rPr>
              <w:rFonts w:asciiTheme="majorBidi" w:hAnsiTheme="majorBidi" w:cstheme="majorBidi"/>
              <w:b w:val="0"/>
              <w:bCs w:val="0"/>
              <w:noProof/>
              <w:color w:val="auto"/>
              <w:sz w:val="32"/>
              <w:szCs w:val="32"/>
            </w:rPr>
          </w:rPrChange>
        </w:rPr>
        <w:t xml:space="preserve"> Image upload form in ISSE</w:t>
      </w:r>
    </w:p>
    <w:p w:rsidR="004A047A" w:rsidRPr="003A3944" w:rsidRDefault="004A047A">
      <w:pPr>
        <w:pStyle w:val="NoSpacing"/>
        <w:spacing w:line="276" w:lineRule="auto"/>
        <w:ind w:firstLine="360"/>
        <w:jc w:val="both"/>
        <w:rPr>
          <w:rFonts w:asciiTheme="majorBidi" w:hAnsiTheme="majorBidi" w:cstheme="majorBidi"/>
          <w:sz w:val="20"/>
          <w:szCs w:val="20"/>
          <w:rPrChange w:id="41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20" w:author="QAZVIN" w:date="2019-12-31T19:06:00Z">
            <w:rPr>
              <w:rFonts w:asciiTheme="majorBidi" w:hAnsiTheme="majorBidi" w:cstheme="majorBidi"/>
              <w:sz w:val="32"/>
              <w:szCs w:val="32"/>
            </w:rPr>
          </w:rPrChange>
        </w:rPr>
        <w:t xml:space="preserve">After selecting the image and uploading it to the server, the image will be saved to the server and then sent to the SIFT-enabled program. This program will analyze the image for its keypoints and find the matching images from database and return the result. </w:t>
      </w:r>
      <w:ins w:id="421" w:author="QAZVIN" w:date="2019-12-30T04:41:00Z">
        <w:r w:rsidR="0015214E" w:rsidRPr="006D48BB">
          <w:rPr>
            <w:rFonts w:asciiTheme="majorBidi" w:hAnsiTheme="majorBidi" w:cstheme="majorBidi"/>
            <w:sz w:val="20"/>
            <w:szCs w:val="20"/>
            <w:rPrChange w:id="422" w:author="QAZVIN" w:date="2019-12-31T20:26:00Z">
              <w:rPr>
                <w:rFonts w:asciiTheme="majorBidi" w:hAnsiTheme="majorBidi" w:cstheme="majorBidi"/>
                <w:sz w:val="32"/>
                <w:szCs w:val="32"/>
              </w:rPr>
            </w:rPrChange>
          </w:rPr>
          <w:t xml:space="preserve">Then </w:t>
        </w:r>
      </w:ins>
      <w:r w:rsidRPr="003A3944">
        <w:rPr>
          <w:rFonts w:asciiTheme="majorBidi" w:hAnsiTheme="majorBidi" w:cstheme="majorBidi"/>
          <w:sz w:val="20"/>
          <w:szCs w:val="20"/>
          <w:rPrChange w:id="423" w:author="QAZVIN" w:date="2019-12-31T19:06:00Z">
            <w:rPr>
              <w:rFonts w:asciiTheme="majorBidi" w:hAnsiTheme="majorBidi" w:cstheme="majorBidi"/>
              <w:sz w:val="32"/>
              <w:szCs w:val="32"/>
            </w:rPr>
          </w:rPrChange>
        </w:rPr>
        <w:t xml:space="preserve">This result will </w:t>
      </w:r>
      <w:del w:id="424" w:author="QAZVIN" w:date="2019-12-30T04:41:00Z">
        <w:r w:rsidRPr="003A3944" w:rsidDel="0015214E">
          <w:rPr>
            <w:rFonts w:asciiTheme="majorBidi" w:hAnsiTheme="majorBidi" w:cstheme="majorBidi"/>
            <w:sz w:val="20"/>
            <w:szCs w:val="20"/>
            <w:rPrChange w:id="425" w:author="QAZVIN" w:date="2019-12-31T19:06:00Z">
              <w:rPr>
                <w:rFonts w:asciiTheme="majorBidi" w:hAnsiTheme="majorBidi" w:cstheme="majorBidi"/>
                <w:sz w:val="32"/>
                <w:szCs w:val="32"/>
              </w:rPr>
            </w:rPrChange>
          </w:rPr>
          <w:delText xml:space="preserve">then </w:delText>
        </w:r>
      </w:del>
      <w:r w:rsidRPr="003A3944">
        <w:rPr>
          <w:rFonts w:asciiTheme="majorBidi" w:hAnsiTheme="majorBidi" w:cstheme="majorBidi"/>
          <w:sz w:val="20"/>
          <w:szCs w:val="20"/>
          <w:rPrChange w:id="426" w:author="QAZVIN" w:date="2019-12-31T19:06:00Z">
            <w:rPr>
              <w:rFonts w:asciiTheme="majorBidi" w:hAnsiTheme="majorBidi" w:cstheme="majorBidi"/>
              <w:sz w:val="32"/>
              <w:szCs w:val="32"/>
            </w:rPr>
          </w:rPrChange>
        </w:rPr>
        <w:t>be combined with the images with keywords similar to keywords of the images returned by the SIFT-enabled program which are visually similar images from database. Fig 8 the result for an uploaded image.</w:t>
      </w:r>
    </w:p>
    <w:p w:rsidR="004A047A" w:rsidRPr="003A3944" w:rsidRDefault="004A047A" w:rsidP="004A047A">
      <w:pPr>
        <w:pStyle w:val="NoSpacing"/>
        <w:keepNext/>
        <w:spacing w:line="276" w:lineRule="auto"/>
        <w:jc w:val="both"/>
        <w:rPr>
          <w:rFonts w:asciiTheme="majorBidi" w:hAnsiTheme="majorBidi" w:cstheme="majorBidi"/>
          <w:sz w:val="20"/>
          <w:szCs w:val="20"/>
          <w:rPrChange w:id="427"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tl/>
          <w:rPrChange w:id="428">
            <w:rPr>
              <w:rFonts w:asciiTheme="majorBidi" w:hAnsiTheme="majorBidi" w:cstheme="majorBidi"/>
              <w:noProof/>
              <w:sz w:val="32"/>
              <w:szCs w:val="32"/>
              <w:rtl/>
            </w:rPr>
          </w:rPrChange>
        </w:rPr>
        <w:drawing>
          <wp:inline distT="0" distB="0" distL="0" distR="0" wp14:anchorId="1C7CFD3D" wp14:editId="020BCF67">
            <wp:extent cx="2523490" cy="1097044"/>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ift 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8810" cy="1099357"/>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429"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430"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431"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432"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433" w:author="QAZVIN" w:date="2019-12-31T19:06:00Z">
            <w:rPr>
              <w:rFonts w:asciiTheme="majorBidi" w:hAnsiTheme="majorBidi" w:cstheme="majorBidi"/>
              <w:b w:val="0"/>
              <w:bCs w:val="0"/>
              <w:noProof/>
              <w:color w:val="auto"/>
              <w:sz w:val="32"/>
              <w:szCs w:val="32"/>
            </w:rPr>
          </w:rPrChange>
        </w:rPr>
        <w:fldChar w:fldCharType="separate"/>
      </w:r>
      <w:ins w:id="434" w:author="Omid Khalafbeigi" w:date="2020-01-01T22:04:00Z">
        <w:r w:rsidR="00701201">
          <w:rPr>
            <w:rFonts w:asciiTheme="majorBidi" w:hAnsiTheme="majorBidi" w:cstheme="majorBidi"/>
            <w:noProof/>
            <w:color w:val="auto"/>
            <w:sz w:val="20"/>
            <w:szCs w:val="20"/>
          </w:rPr>
          <w:t>8</w:t>
        </w:r>
      </w:ins>
      <w:del w:id="435" w:author="Omid Khalafbeigi" w:date="2020-01-01T22:03:00Z">
        <w:r w:rsidRPr="003A3944" w:rsidDel="00701201">
          <w:rPr>
            <w:rFonts w:asciiTheme="majorBidi" w:hAnsiTheme="majorBidi" w:cstheme="majorBidi"/>
            <w:noProof/>
            <w:color w:val="auto"/>
            <w:sz w:val="20"/>
            <w:szCs w:val="20"/>
            <w:rPrChange w:id="436" w:author="QAZVIN" w:date="2019-12-31T19:06:00Z">
              <w:rPr>
                <w:rFonts w:asciiTheme="majorBidi" w:hAnsiTheme="majorBidi" w:cstheme="majorBidi"/>
                <w:b w:val="0"/>
                <w:bCs w:val="0"/>
                <w:noProof/>
                <w:color w:val="auto"/>
                <w:sz w:val="32"/>
                <w:szCs w:val="32"/>
              </w:rPr>
            </w:rPrChange>
          </w:rPr>
          <w:delText>8</w:delText>
        </w:r>
      </w:del>
      <w:r w:rsidRPr="003A3944">
        <w:rPr>
          <w:rFonts w:asciiTheme="majorBidi" w:hAnsiTheme="majorBidi" w:cstheme="majorBidi"/>
          <w:noProof/>
          <w:color w:val="auto"/>
          <w:sz w:val="20"/>
          <w:szCs w:val="20"/>
          <w:rPrChange w:id="437"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438" w:author="QAZVIN" w:date="2019-12-31T19:06:00Z">
            <w:rPr>
              <w:rFonts w:asciiTheme="majorBidi" w:hAnsiTheme="majorBidi" w:cstheme="majorBidi"/>
              <w:b w:val="0"/>
              <w:bCs w:val="0"/>
              <w:noProof/>
              <w:color w:val="auto"/>
              <w:sz w:val="32"/>
              <w:szCs w:val="32"/>
            </w:rPr>
          </w:rPrChange>
        </w:rPr>
        <w:t xml:space="preserve"> A sample result page for the content-based image search in ISSE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43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40" w:author="QAZVIN" w:date="2019-12-31T19:06:00Z">
            <w:rPr>
              <w:rFonts w:asciiTheme="majorBidi" w:hAnsiTheme="majorBidi" w:cstheme="majorBidi"/>
              <w:sz w:val="32"/>
              <w:szCs w:val="32"/>
            </w:rPr>
          </w:rPrChange>
        </w:rPr>
        <w:t>In the Fig. 8, since there were no image with the context of “tennis” in the database, only the visually similar images are shown. The images in the result contain blurred, noisy, rotated, etc. images of the source image.</w:t>
      </w:r>
    </w:p>
    <w:p w:rsidR="004A047A" w:rsidRPr="003A3944" w:rsidRDefault="004A047A" w:rsidP="004A047A">
      <w:pPr>
        <w:pStyle w:val="Heading1"/>
        <w:spacing w:before="360" w:after="240"/>
        <w:rPr>
          <w:rFonts w:asciiTheme="majorBidi" w:hAnsiTheme="majorBidi"/>
          <w:color w:val="auto"/>
          <w:sz w:val="20"/>
          <w:szCs w:val="20"/>
          <w:rPrChange w:id="441" w:author="QAZVIN" w:date="2019-12-31T19:06:00Z">
            <w:rPr>
              <w:rFonts w:asciiTheme="majorBidi" w:hAnsiTheme="majorBidi"/>
              <w:color w:val="auto"/>
              <w:sz w:val="32"/>
              <w:szCs w:val="32"/>
            </w:rPr>
          </w:rPrChange>
        </w:rPr>
      </w:pPr>
      <w:r w:rsidRPr="003A3944">
        <w:rPr>
          <w:rFonts w:asciiTheme="majorBidi" w:hAnsiTheme="majorBidi"/>
          <w:color w:val="auto"/>
          <w:sz w:val="20"/>
          <w:szCs w:val="20"/>
          <w:rPrChange w:id="442" w:author="QAZVIN" w:date="2019-12-31T19:06:00Z">
            <w:rPr>
              <w:rFonts w:asciiTheme="majorBidi" w:eastAsiaTheme="minorHAnsi" w:hAnsiTheme="majorBidi" w:cstheme="minorBidi"/>
              <w:b w:val="0"/>
              <w:bCs w:val="0"/>
              <w:color w:val="auto"/>
              <w:sz w:val="32"/>
              <w:szCs w:val="32"/>
            </w:rPr>
          </w:rPrChange>
        </w:rPr>
        <w:lastRenderedPageBreak/>
        <w:t>4. Comparing ISSE with Related Works</w:t>
      </w:r>
    </w:p>
    <w:p w:rsidR="004A047A" w:rsidRPr="003A3944" w:rsidRDefault="004A047A" w:rsidP="004A047A">
      <w:pPr>
        <w:pStyle w:val="NoSpacing"/>
        <w:spacing w:line="276" w:lineRule="auto"/>
        <w:jc w:val="both"/>
        <w:rPr>
          <w:rFonts w:asciiTheme="majorBidi" w:hAnsiTheme="majorBidi" w:cstheme="majorBidi"/>
          <w:sz w:val="20"/>
          <w:szCs w:val="20"/>
          <w:rPrChange w:id="44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44" w:author="QAZVIN" w:date="2019-12-31T19:06:00Z">
            <w:rPr>
              <w:rFonts w:asciiTheme="majorBidi" w:hAnsiTheme="majorBidi" w:cstheme="majorBidi"/>
              <w:sz w:val="32"/>
              <w:szCs w:val="32"/>
            </w:rPr>
          </w:rPrChange>
        </w:rPr>
        <w:t>Because the semantic web is a somewhat new concept, there are not many semantic image search engines available. In this section ISSE is compared with five of most popular and used of them.</w:t>
      </w:r>
    </w:p>
    <w:p w:rsidR="004A047A" w:rsidRPr="003A3944" w:rsidRDefault="004A047A" w:rsidP="004A047A">
      <w:pPr>
        <w:pStyle w:val="Heading2"/>
        <w:tabs>
          <w:tab w:val="left" w:pos="4092"/>
        </w:tabs>
        <w:spacing w:line="276" w:lineRule="auto"/>
        <w:rPr>
          <w:sz w:val="20"/>
          <w:szCs w:val="20"/>
          <w:rPrChange w:id="445" w:author="QAZVIN" w:date="2019-12-31T19:06:00Z">
            <w:rPr>
              <w:sz w:val="32"/>
              <w:szCs w:val="32"/>
            </w:rPr>
          </w:rPrChange>
        </w:rPr>
      </w:pPr>
      <w:r w:rsidRPr="003A3944">
        <w:rPr>
          <w:sz w:val="20"/>
          <w:szCs w:val="20"/>
          <w:rPrChange w:id="446" w:author="QAZVIN" w:date="2019-12-31T19:06:00Z">
            <w:rPr>
              <w:rFonts w:asciiTheme="minorHAnsi" w:eastAsiaTheme="minorHAnsi" w:hAnsiTheme="minorHAnsi" w:cstheme="minorBidi"/>
              <w:sz w:val="32"/>
              <w:szCs w:val="32"/>
            </w:rPr>
          </w:rPrChange>
        </w:rPr>
        <w:t>4.1Pixolu</w:t>
      </w:r>
    </w:p>
    <w:p w:rsidR="004A047A" w:rsidRPr="003A3944" w:rsidRDefault="004A047A">
      <w:pPr>
        <w:pStyle w:val="NoSpacing"/>
        <w:spacing w:line="276" w:lineRule="auto"/>
        <w:jc w:val="both"/>
        <w:rPr>
          <w:rFonts w:asciiTheme="majorBidi" w:hAnsiTheme="majorBidi" w:cstheme="majorBidi"/>
          <w:sz w:val="20"/>
          <w:szCs w:val="20"/>
          <w:rPrChange w:id="447"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48" w:author="QAZVIN" w:date="2019-12-31T19:06:00Z">
            <w:rPr>
              <w:rFonts w:asciiTheme="majorBidi" w:hAnsiTheme="majorBidi" w:cstheme="majorBidi"/>
              <w:sz w:val="32"/>
              <w:szCs w:val="32"/>
            </w:rPr>
          </w:rPrChange>
        </w:rPr>
        <w:t>Pixolu [</w:t>
      </w:r>
      <w:r w:rsidRPr="003A3944">
        <w:rPr>
          <w:rStyle w:val="EndnoteReference"/>
          <w:rFonts w:asciiTheme="majorBidi" w:hAnsiTheme="majorBidi" w:cstheme="majorBidi"/>
          <w:sz w:val="20"/>
          <w:szCs w:val="20"/>
          <w:rPrChange w:id="449" w:author="QAZVIN" w:date="2019-12-31T19:06:00Z">
            <w:rPr>
              <w:rStyle w:val="EndnoteReference"/>
              <w:rFonts w:asciiTheme="majorBidi" w:hAnsiTheme="majorBidi" w:cstheme="majorBidi"/>
              <w:sz w:val="32"/>
              <w:szCs w:val="32"/>
            </w:rPr>
          </w:rPrChange>
        </w:rPr>
        <w:endnoteReference w:id="8"/>
      </w:r>
      <w:r w:rsidRPr="003A3944">
        <w:rPr>
          <w:rFonts w:asciiTheme="majorBidi" w:hAnsiTheme="majorBidi" w:cstheme="majorBidi"/>
          <w:sz w:val="20"/>
          <w:szCs w:val="20"/>
          <w:rPrChange w:id="450" w:author="QAZVIN" w:date="2019-12-31T19:06:00Z">
            <w:rPr>
              <w:rFonts w:asciiTheme="majorBidi" w:hAnsiTheme="majorBidi" w:cstheme="majorBidi"/>
              <w:sz w:val="32"/>
              <w:szCs w:val="32"/>
            </w:rPr>
          </w:rPrChange>
        </w:rPr>
        <w:t xml:space="preserve">] is a semantic search engine which searches the images from Yahoo and Flicker. After the user submits the query, about 150 to 200 images will be presented to the user. </w:t>
      </w:r>
      <w:ins w:id="451" w:author="QAZVIN" w:date="2019-12-30T07:35:00Z">
        <w:r w:rsidR="00AE11E1" w:rsidRPr="006D48BB">
          <w:rPr>
            <w:rFonts w:asciiTheme="majorBidi" w:hAnsiTheme="majorBidi" w:cstheme="majorBidi"/>
            <w:sz w:val="20"/>
            <w:szCs w:val="20"/>
            <w:rPrChange w:id="452" w:author="QAZVIN" w:date="2019-12-31T20:27:00Z">
              <w:rPr>
                <w:rFonts w:asciiTheme="majorBidi" w:hAnsiTheme="majorBidi" w:cstheme="majorBidi"/>
                <w:sz w:val="32"/>
                <w:szCs w:val="32"/>
              </w:rPr>
            </w:rPrChange>
          </w:rPr>
          <w:t xml:space="preserve">Then </w:t>
        </w:r>
      </w:ins>
      <w:del w:id="453" w:author="QAZVIN" w:date="2019-12-30T07:36:00Z">
        <w:r w:rsidRPr="003A3944" w:rsidDel="00AE11E1">
          <w:rPr>
            <w:rFonts w:asciiTheme="majorBidi" w:hAnsiTheme="majorBidi" w:cstheme="majorBidi"/>
            <w:sz w:val="20"/>
            <w:szCs w:val="20"/>
            <w:rPrChange w:id="454" w:author="QAZVIN" w:date="2019-12-31T19:06:00Z">
              <w:rPr>
                <w:rFonts w:asciiTheme="majorBidi" w:hAnsiTheme="majorBidi" w:cstheme="majorBidi"/>
                <w:sz w:val="32"/>
                <w:szCs w:val="32"/>
              </w:rPr>
            </w:rPrChange>
          </w:rPr>
          <w:delText xml:space="preserve">The </w:delText>
        </w:r>
      </w:del>
      <w:ins w:id="455" w:author="QAZVIN" w:date="2019-12-30T07:36:00Z">
        <w:r w:rsidR="00AE11E1" w:rsidRPr="003A3944">
          <w:rPr>
            <w:rFonts w:asciiTheme="majorBidi" w:hAnsiTheme="majorBidi" w:cstheme="majorBidi"/>
            <w:sz w:val="20"/>
            <w:szCs w:val="20"/>
            <w:rPrChange w:id="456" w:author="QAZVIN" w:date="2019-12-31T19:06:00Z">
              <w:rPr>
                <w:rFonts w:asciiTheme="majorBidi" w:hAnsiTheme="majorBidi" w:cstheme="majorBidi"/>
                <w:sz w:val="32"/>
                <w:szCs w:val="32"/>
              </w:rPr>
            </w:rPrChange>
          </w:rPr>
          <w:t xml:space="preserve">the </w:t>
        </w:r>
      </w:ins>
      <w:r w:rsidRPr="003A3944">
        <w:rPr>
          <w:rFonts w:asciiTheme="majorBidi" w:hAnsiTheme="majorBidi" w:cstheme="majorBidi"/>
          <w:sz w:val="20"/>
          <w:szCs w:val="20"/>
          <w:rPrChange w:id="457" w:author="QAZVIN" w:date="2019-12-31T19:06:00Z">
            <w:rPr>
              <w:rFonts w:asciiTheme="majorBidi" w:hAnsiTheme="majorBidi" w:cstheme="majorBidi"/>
              <w:sz w:val="32"/>
              <w:szCs w:val="32"/>
            </w:rPr>
          </w:rPrChange>
        </w:rPr>
        <w:t xml:space="preserve">system </w:t>
      </w:r>
      <w:del w:id="458" w:author="QAZVIN" w:date="2019-12-30T07:35:00Z">
        <w:r w:rsidRPr="003A3944" w:rsidDel="00AE11E1">
          <w:rPr>
            <w:rFonts w:asciiTheme="majorBidi" w:hAnsiTheme="majorBidi" w:cstheme="majorBidi"/>
            <w:sz w:val="20"/>
            <w:szCs w:val="20"/>
            <w:rPrChange w:id="459" w:author="QAZVIN" w:date="2019-12-31T19:06:00Z">
              <w:rPr>
                <w:rFonts w:asciiTheme="majorBidi" w:hAnsiTheme="majorBidi" w:cstheme="majorBidi"/>
                <w:sz w:val="32"/>
                <w:szCs w:val="32"/>
              </w:rPr>
            </w:rPrChange>
          </w:rPr>
          <w:delText xml:space="preserve">then </w:delText>
        </w:r>
      </w:del>
      <w:r w:rsidRPr="003A3944">
        <w:rPr>
          <w:rFonts w:asciiTheme="majorBidi" w:hAnsiTheme="majorBidi" w:cstheme="majorBidi"/>
          <w:sz w:val="20"/>
          <w:szCs w:val="20"/>
          <w:rPrChange w:id="460" w:author="QAZVIN" w:date="2019-12-31T19:06:00Z">
            <w:rPr>
              <w:rFonts w:asciiTheme="majorBidi" w:hAnsiTheme="majorBidi" w:cstheme="majorBidi"/>
              <w:sz w:val="32"/>
              <w:szCs w:val="32"/>
            </w:rPr>
          </w:rPrChange>
        </w:rPr>
        <w:t>asks the user to select his/her favorite images to retrieve similar images. Fig 9 shows the results for the “flower” query.</w:t>
      </w:r>
    </w:p>
    <w:p w:rsidR="004A047A" w:rsidRPr="003A3944" w:rsidRDefault="004A047A" w:rsidP="004A047A">
      <w:pPr>
        <w:pStyle w:val="NoSpacing"/>
        <w:keepNext/>
        <w:spacing w:line="276" w:lineRule="auto"/>
        <w:jc w:val="center"/>
        <w:rPr>
          <w:rFonts w:asciiTheme="majorBidi" w:hAnsiTheme="majorBidi" w:cstheme="majorBidi"/>
          <w:sz w:val="20"/>
          <w:szCs w:val="20"/>
          <w:rPrChange w:id="461"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tl/>
          <w:rPrChange w:id="462">
            <w:rPr>
              <w:rFonts w:asciiTheme="majorBidi" w:hAnsiTheme="majorBidi" w:cstheme="majorBidi"/>
              <w:noProof/>
              <w:sz w:val="32"/>
              <w:szCs w:val="32"/>
              <w:rtl/>
            </w:rPr>
          </w:rPrChange>
        </w:rPr>
        <w:drawing>
          <wp:inline distT="0" distB="0" distL="0" distR="0" wp14:anchorId="1A20456A" wp14:editId="6313A051">
            <wp:extent cx="25908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xol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200" cy="1660165"/>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463"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464"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465"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466"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467" w:author="QAZVIN" w:date="2019-12-31T19:06:00Z">
            <w:rPr>
              <w:rFonts w:asciiTheme="majorBidi" w:hAnsiTheme="majorBidi" w:cstheme="majorBidi"/>
              <w:b w:val="0"/>
              <w:bCs w:val="0"/>
              <w:noProof/>
              <w:color w:val="auto"/>
              <w:sz w:val="32"/>
              <w:szCs w:val="32"/>
            </w:rPr>
          </w:rPrChange>
        </w:rPr>
        <w:fldChar w:fldCharType="separate"/>
      </w:r>
      <w:ins w:id="468" w:author="Omid Khalafbeigi" w:date="2020-01-01T22:04:00Z">
        <w:r w:rsidR="00701201">
          <w:rPr>
            <w:rFonts w:asciiTheme="majorBidi" w:hAnsiTheme="majorBidi" w:cstheme="majorBidi"/>
            <w:noProof/>
            <w:color w:val="auto"/>
            <w:sz w:val="20"/>
            <w:szCs w:val="20"/>
          </w:rPr>
          <w:t>9</w:t>
        </w:r>
      </w:ins>
      <w:del w:id="469" w:author="Omid Khalafbeigi" w:date="2020-01-01T22:03:00Z">
        <w:r w:rsidRPr="003A3944" w:rsidDel="00701201">
          <w:rPr>
            <w:rFonts w:asciiTheme="majorBidi" w:hAnsiTheme="majorBidi" w:cstheme="majorBidi"/>
            <w:noProof/>
            <w:color w:val="auto"/>
            <w:sz w:val="20"/>
            <w:szCs w:val="20"/>
            <w:rPrChange w:id="470" w:author="QAZVIN" w:date="2019-12-31T19:06:00Z">
              <w:rPr>
                <w:rFonts w:asciiTheme="majorBidi" w:hAnsiTheme="majorBidi" w:cstheme="majorBidi"/>
                <w:b w:val="0"/>
                <w:bCs w:val="0"/>
                <w:noProof/>
                <w:color w:val="auto"/>
                <w:sz w:val="32"/>
                <w:szCs w:val="32"/>
              </w:rPr>
            </w:rPrChange>
          </w:rPr>
          <w:delText>9</w:delText>
        </w:r>
      </w:del>
      <w:r w:rsidRPr="003A3944">
        <w:rPr>
          <w:rFonts w:asciiTheme="majorBidi" w:hAnsiTheme="majorBidi" w:cstheme="majorBidi"/>
          <w:noProof/>
          <w:color w:val="auto"/>
          <w:sz w:val="20"/>
          <w:szCs w:val="20"/>
          <w:rPrChange w:id="471"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472" w:author="QAZVIN" w:date="2019-12-31T19:06:00Z">
            <w:rPr>
              <w:rFonts w:asciiTheme="majorBidi" w:hAnsiTheme="majorBidi" w:cstheme="majorBidi"/>
              <w:b w:val="0"/>
              <w:bCs w:val="0"/>
              <w:noProof/>
              <w:color w:val="auto"/>
              <w:sz w:val="32"/>
              <w:szCs w:val="32"/>
            </w:rPr>
          </w:rPrChange>
        </w:rPr>
        <w:t xml:space="preserve"> Results for "flower" in Pixolu</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47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74" w:author="QAZVIN" w:date="2019-12-31T19:06:00Z">
            <w:rPr>
              <w:rFonts w:asciiTheme="majorBidi" w:hAnsiTheme="majorBidi" w:cstheme="majorBidi"/>
              <w:sz w:val="32"/>
              <w:szCs w:val="32"/>
            </w:rPr>
          </w:rPrChange>
        </w:rPr>
        <w:t>ISSE and Pixolu both search for images but in addition to different sources for their images, there are a few important differences between them which worth mentioning:</w:t>
      </w:r>
    </w:p>
    <w:p w:rsidR="004A047A" w:rsidRPr="003A3944" w:rsidRDefault="004A047A" w:rsidP="004A047A">
      <w:pPr>
        <w:pStyle w:val="NoSpacing"/>
        <w:numPr>
          <w:ilvl w:val="0"/>
          <w:numId w:val="2"/>
        </w:numPr>
        <w:spacing w:line="276" w:lineRule="auto"/>
        <w:jc w:val="both"/>
        <w:rPr>
          <w:rFonts w:asciiTheme="majorBidi" w:hAnsiTheme="majorBidi" w:cstheme="majorBidi"/>
          <w:sz w:val="20"/>
          <w:szCs w:val="20"/>
          <w:rPrChange w:id="475"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76" w:author="QAZVIN" w:date="2019-12-31T19:06:00Z">
            <w:rPr>
              <w:rFonts w:asciiTheme="majorBidi" w:hAnsiTheme="majorBidi" w:cstheme="majorBidi"/>
              <w:sz w:val="32"/>
              <w:szCs w:val="32"/>
            </w:rPr>
          </w:rPrChange>
        </w:rPr>
        <w:t>Unlike ISSE, Pixolu doesn’t offer information from the ontology to the user. Finding similar queries for the first one submitted by the user and navigating through them to limit and refine the results is not possible in this system.</w:t>
      </w:r>
    </w:p>
    <w:p w:rsidR="004A047A" w:rsidRPr="003A3944" w:rsidRDefault="004A047A" w:rsidP="004A047A">
      <w:pPr>
        <w:pStyle w:val="NoSpacing"/>
        <w:numPr>
          <w:ilvl w:val="0"/>
          <w:numId w:val="2"/>
        </w:numPr>
        <w:spacing w:line="276" w:lineRule="auto"/>
        <w:jc w:val="both"/>
        <w:rPr>
          <w:rFonts w:asciiTheme="majorBidi" w:hAnsiTheme="majorBidi" w:cstheme="majorBidi"/>
          <w:sz w:val="20"/>
          <w:szCs w:val="20"/>
          <w:rPrChange w:id="477"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78" w:author="QAZVIN" w:date="2019-12-31T19:06:00Z">
            <w:rPr>
              <w:rFonts w:asciiTheme="majorBidi" w:hAnsiTheme="majorBidi" w:cstheme="majorBidi"/>
              <w:sz w:val="32"/>
              <w:szCs w:val="32"/>
            </w:rPr>
          </w:rPrChange>
        </w:rPr>
        <w:t>The results’ information is not presented in RDF.</w:t>
      </w:r>
    </w:p>
    <w:p w:rsidR="004A047A" w:rsidRPr="003A3944" w:rsidRDefault="004A047A" w:rsidP="004A047A">
      <w:pPr>
        <w:pStyle w:val="NoSpacing"/>
        <w:numPr>
          <w:ilvl w:val="0"/>
          <w:numId w:val="2"/>
        </w:numPr>
        <w:spacing w:line="276" w:lineRule="auto"/>
        <w:jc w:val="both"/>
        <w:rPr>
          <w:rFonts w:asciiTheme="majorBidi" w:hAnsiTheme="majorBidi" w:cstheme="majorBidi"/>
          <w:sz w:val="20"/>
          <w:szCs w:val="20"/>
          <w:rPrChange w:id="47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80" w:author="QAZVIN" w:date="2019-12-31T19:06:00Z">
            <w:rPr>
              <w:rFonts w:asciiTheme="majorBidi" w:hAnsiTheme="majorBidi" w:cstheme="majorBidi"/>
              <w:sz w:val="32"/>
              <w:szCs w:val="32"/>
            </w:rPr>
          </w:rPrChange>
        </w:rPr>
        <w:t>The classification of the images is sufficed to user inputs. This may sometimes conflict with the favorite notion which is the term used to the user. An image may be pleasant (and hence favorite) by the user but not relevant to the input query.</w:t>
      </w:r>
    </w:p>
    <w:p w:rsidR="004A047A" w:rsidRPr="003A3944" w:rsidRDefault="004A047A">
      <w:pPr>
        <w:pStyle w:val="NoSpacing"/>
        <w:numPr>
          <w:ilvl w:val="0"/>
          <w:numId w:val="2"/>
        </w:numPr>
        <w:spacing w:line="276" w:lineRule="auto"/>
        <w:jc w:val="both"/>
        <w:rPr>
          <w:rFonts w:asciiTheme="majorBidi" w:hAnsiTheme="majorBidi" w:cstheme="majorBidi"/>
          <w:sz w:val="20"/>
          <w:szCs w:val="20"/>
          <w:rPrChange w:id="481"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482" w:author="QAZVIN" w:date="2019-12-31T19:06:00Z">
            <w:rPr>
              <w:rFonts w:asciiTheme="majorBidi" w:hAnsiTheme="majorBidi" w:cstheme="majorBidi"/>
              <w:sz w:val="32"/>
              <w:szCs w:val="32"/>
            </w:rPr>
          </w:rPrChange>
        </w:rPr>
        <w:t xml:space="preserve">Arguably, the user interface, the service’s implementation and presentation of the results </w:t>
      </w:r>
      <w:del w:id="483" w:author="QAZVIN" w:date="2019-12-30T07:45:00Z">
        <w:r w:rsidRPr="006D48BB" w:rsidDel="00D160D2">
          <w:rPr>
            <w:rFonts w:asciiTheme="majorBidi" w:hAnsiTheme="majorBidi" w:cstheme="majorBidi"/>
            <w:sz w:val="20"/>
            <w:szCs w:val="20"/>
            <w:rPrChange w:id="484" w:author="QAZVIN" w:date="2019-12-31T20:28:00Z">
              <w:rPr>
                <w:rFonts w:asciiTheme="majorBidi" w:hAnsiTheme="majorBidi" w:cstheme="majorBidi"/>
                <w:sz w:val="32"/>
                <w:szCs w:val="32"/>
              </w:rPr>
            </w:rPrChange>
          </w:rPr>
          <w:delText xml:space="preserve">is </w:delText>
        </w:r>
      </w:del>
      <w:ins w:id="485" w:author="QAZVIN" w:date="2019-12-30T07:45:00Z">
        <w:r w:rsidR="00D160D2" w:rsidRPr="006D48BB">
          <w:rPr>
            <w:rFonts w:asciiTheme="majorBidi" w:hAnsiTheme="majorBidi" w:cstheme="majorBidi"/>
            <w:sz w:val="20"/>
            <w:szCs w:val="20"/>
            <w:rPrChange w:id="486" w:author="QAZVIN" w:date="2019-12-31T20:28:00Z">
              <w:rPr>
                <w:rFonts w:asciiTheme="majorBidi" w:hAnsiTheme="majorBidi" w:cstheme="majorBidi"/>
                <w:color w:val="00B0F0"/>
                <w:sz w:val="32"/>
                <w:szCs w:val="32"/>
              </w:rPr>
            </w:rPrChange>
          </w:rPr>
          <w:t xml:space="preserve">are </w:t>
        </w:r>
      </w:ins>
      <w:r w:rsidRPr="003A3944">
        <w:rPr>
          <w:rFonts w:asciiTheme="majorBidi" w:hAnsiTheme="majorBidi" w:cstheme="majorBidi"/>
          <w:sz w:val="20"/>
          <w:szCs w:val="20"/>
          <w:rPrChange w:id="487" w:author="QAZVIN" w:date="2019-12-31T19:06:00Z">
            <w:rPr>
              <w:rFonts w:asciiTheme="majorBidi" w:hAnsiTheme="majorBidi" w:cstheme="majorBidi"/>
              <w:sz w:val="32"/>
              <w:szCs w:val="32"/>
            </w:rPr>
          </w:rPrChange>
        </w:rPr>
        <w:t xml:space="preserve">more pleasant to the service instead of user. User cannot easily retrieve the images he/she likes. Instead he/she should spend too much time to classify the images. Meaning, it seems like the service’s goal is to classify images </w:t>
      </w:r>
      <w:r w:rsidRPr="003A3944">
        <w:rPr>
          <w:rFonts w:asciiTheme="majorBidi" w:hAnsiTheme="majorBidi" w:cstheme="majorBidi"/>
          <w:sz w:val="20"/>
          <w:szCs w:val="20"/>
          <w:rPrChange w:id="488" w:author="QAZVIN" w:date="2019-12-31T19:06:00Z">
            <w:rPr>
              <w:rFonts w:asciiTheme="majorBidi" w:hAnsiTheme="majorBidi" w:cstheme="majorBidi"/>
              <w:sz w:val="32"/>
              <w:szCs w:val="32"/>
            </w:rPr>
          </w:rPrChange>
        </w:rPr>
        <w:lastRenderedPageBreak/>
        <w:t>rather than finding the images for the user</w:t>
      </w:r>
      <w:ins w:id="489" w:author="QAZVIN" w:date="2019-12-30T07:48:00Z">
        <w:r w:rsidR="00D160D2" w:rsidRPr="003A3944">
          <w:rPr>
            <w:rFonts w:asciiTheme="majorBidi" w:hAnsiTheme="majorBidi" w:cstheme="majorBidi"/>
            <w:color w:val="00B0F0"/>
            <w:sz w:val="20"/>
            <w:szCs w:val="20"/>
            <w:rPrChange w:id="490" w:author="QAZVIN" w:date="2019-12-31T19:06:00Z">
              <w:rPr>
                <w:rFonts w:asciiTheme="majorBidi" w:hAnsiTheme="majorBidi" w:cstheme="majorBidi"/>
                <w:sz w:val="32"/>
                <w:szCs w:val="32"/>
              </w:rPr>
            </w:rPrChange>
          </w:rPr>
          <w:t>.</w:t>
        </w:r>
      </w:ins>
      <w:r w:rsidRPr="003A3944">
        <w:rPr>
          <w:rFonts w:asciiTheme="majorBidi" w:hAnsiTheme="majorBidi" w:cstheme="majorBidi"/>
          <w:sz w:val="20"/>
          <w:szCs w:val="20"/>
          <w:rPrChange w:id="491" w:author="QAZVIN" w:date="2019-12-31T19:06:00Z">
            <w:rPr>
              <w:rFonts w:asciiTheme="majorBidi" w:hAnsiTheme="majorBidi" w:cstheme="majorBidi"/>
              <w:sz w:val="32"/>
              <w:szCs w:val="32"/>
            </w:rPr>
          </w:rPrChange>
        </w:rPr>
        <w:t xml:space="preserve"> </w:t>
      </w:r>
      <w:del w:id="492" w:author="QAZVIN" w:date="2019-12-30T07:53:00Z">
        <w:r w:rsidRPr="003A3944" w:rsidDel="00D160D2">
          <w:rPr>
            <w:rFonts w:asciiTheme="majorBidi" w:hAnsiTheme="majorBidi" w:cstheme="majorBidi"/>
            <w:sz w:val="20"/>
            <w:szCs w:val="20"/>
            <w:rPrChange w:id="493" w:author="QAZVIN" w:date="2019-12-31T19:06:00Z">
              <w:rPr>
                <w:rFonts w:asciiTheme="majorBidi" w:hAnsiTheme="majorBidi" w:cstheme="majorBidi"/>
                <w:sz w:val="32"/>
                <w:szCs w:val="32"/>
              </w:rPr>
            </w:rPrChange>
          </w:rPr>
          <w:delText xml:space="preserve">and </w:delText>
        </w:r>
      </w:del>
      <w:ins w:id="494" w:author="QAZVIN" w:date="2019-12-30T07:53:00Z">
        <w:r w:rsidR="00D160D2" w:rsidRPr="003A3944">
          <w:rPr>
            <w:rFonts w:asciiTheme="majorBidi" w:hAnsiTheme="majorBidi" w:cstheme="majorBidi"/>
            <w:sz w:val="20"/>
            <w:szCs w:val="20"/>
            <w:rPrChange w:id="495" w:author="QAZVIN" w:date="2019-12-31T19:06:00Z">
              <w:rPr>
                <w:rFonts w:asciiTheme="majorBidi" w:hAnsiTheme="majorBidi" w:cstheme="majorBidi"/>
                <w:sz w:val="32"/>
                <w:szCs w:val="32"/>
              </w:rPr>
            </w:rPrChange>
          </w:rPr>
          <w:t xml:space="preserve">And </w:t>
        </w:r>
      </w:ins>
      <w:r w:rsidRPr="003A3944">
        <w:rPr>
          <w:rFonts w:asciiTheme="majorBidi" w:hAnsiTheme="majorBidi" w:cstheme="majorBidi"/>
          <w:sz w:val="20"/>
          <w:szCs w:val="20"/>
          <w:rPrChange w:id="496" w:author="QAZVIN" w:date="2019-12-31T19:06:00Z">
            <w:rPr>
              <w:rFonts w:asciiTheme="majorBidi" w:hAnsiTheme="majorBidi" w:cstheme="majorBidi"/>
              <w:sz w:val="32"/>
              <w:szCs w:val="32"/>
            </w:rPr>
          </w:rPrChange>
        </w:rPr>
        <w:t xml:space="preserve">the user </w:t>
      </w:r>
      <w:ins w:id="497" w:author="QAZVIN" w:date="2019-12-30T07:52:00Z">
        <w:r w:rsidR="00D160D2" w:rsidRPr="003A3944">
          <w:rPr>
            <w:rFonts w:asciiTheme="majorBidi" w:hAnsiTheme="majorBidi" w:cstheme="majorBidi"/>
            <w:sz w:val="20"/>
            <w:szCs w:val="20"/>
            <w:rPrChange w:id="498" w:author="QAZVIN" w:date="2019-12-31T19:06:00Z">
              <w:rPr>
                <w:rFonts w:asciiTheme="majorBidi" w:hAnsiTheme="majorBidi" w:cstheme="majorBidi"/>
                <w:sz w:val="32"/>
                <w:szCs w:val="32"/>
              </w:rPr>
            </w:rPrChange>
          </w:rPr>
          <w:t xml:space="preserve">should </w:t>
        </w:r>
        <w:r w:rsidR="00D160D2" w:rsidRPr="006D48BB">
          <w:rPr>
            <w:rFonts w:asciiTheme="majorBidi" w:hAnsiTheme="majorBidi" w:cstheme="majorBidi"/>
            <w:sz w:val="20"/>
            <w:szCs w:val="20"/>
            <w:rPrChange w:id="499" w:author="QAZVIN" w:date="2019-12-31T20:27:00Z">
              <w:rPr>
                <w:rFonts w:asciiTheme="majorBidi" w:hAnsiTheme="majorBidi" w:cstheme="majorBidi"/>
                <w:sz w:val="32"/>
                <w:szCs w:val="32"/>
              </w:rPr>
            </w:rPrChange>
          </w:rPr>
          <w:t xml:space="preserve">make a lot of effort </w:t>
        </w:r>
      </w:ins>
      <w:del w:id="500" w:author="QAZVIN" w:date="2019-12-30T07:51:00Z">
        <w:r w:rsidRPr="003A3944" w:rsidDel="00D160D2">
          <w:rPr>
            <w:rFonts w:asciiTheme="majorBidi" w:hAnsiTheme="majorBidi" w:cstheme="majorBidi"/>
            <w:sz w:val="20"/>
            <w:szCs w:val="20"/>
            <w:rPrChange w:id="501" w:author="QAZVIN" w:date="2019-12-31T19:06:00Z">
              <w:rPr>
                <w:rFonts w:asciiTheme="majorBidi" w:hAnsiTheme="majorBidi" w:cstheme="majorBidi"/>
                <w:sz w:val="32"/>
                <w:szCs w:val="32"/>
              </w:rPr>
            </w:rPrChange>
          </w:rPr>
          <w:delText xml:space="preserve">should do too much work </w:delText>
        </w:r>
      </w:del>
      <w:r w:rsidRPr="003A3944">
        <w:rPr>
          <w:rFonts w:asciiTheme="majorBidi" w:hAnsiTheme="majorBidi" w:cstheme="majorBidi"/>
          <w:sz w:val="20"/>
          <w:szCs w:val="20"/>
          <w:rPrChange w:id="502" w:author="QAZVIN" w:date="2019-12-31T19:06:00Z">
            <w:rPr>
              <w:rFonts w:asciiTheme="majorBidi" w:hAnsiTheme="majorBidi" w:cstheme="majorBidi"/>
              <w:sz w:val="32"/>
              <w:szCs w:val="32"/>
            </w:rPr>
          </w:rPrChange>
        </w:rPr>
        <w:t xml:space="preserve">to find a simple image which isn’t pleasant. </w:t>
      </w:r>
      <w:del w:id="503" w:author="QAZVIN" w:date="2019-12-30T07:54:00Z">
        <w:r w:rsidRPr="006D48BB" w:rsidDel="00D160D2">
          <w:rPr>
            <w:rFonts w:asciiTheme="majorBidi" w:hAnsiTheme="majorBidi" w:cstheme="majorBidi"/>
            <w:sz w:val="20"/>
            <w:szCs w:val="20"/>
            <w:rPrChange w:id="504" w:author="QAZVIN" w:date="2019-12-31T20:27:00Z">
              <w:rPr>
                <w:rFonts w:asciiTheme="majorBidi" w:hAnsiTheme="majorBidi" w:cstheme="majorBidi"/>
                <w:sz w:val="32"/>
                <w:szCs w:val="32"/>
              </w:rPr>
            </w:rPrChange>
          </w:rPr>
          <w:delText>In contrast</w:delText>
        </w:r>
      </w:del>
      <w:ins w:id="505" w:author="QAZVIN" w:date="2019-12-30T07:54:00Z">
        <w:r w:rsidR="00D160D2" w:rsidRPr="006D48BB">
          <w:rPr>
            <w:rFonts w:asciiTheme="majorBidi" w:hAnsiTheme="majorBidi" w:cstheme="majorBidi"/>
            <w:sz w:val="20"/>
            <w:szCs w:val="20"/>
            <w:rPrChange w:id="506" w:author="QAZVIN" w:date="2019-12-31T20:27:00Z">
              <w:rPr>
                <w:rFonts w:asciiTheme="majorBidi" w:hAnsiTheme="majorBidi" w:cstheme="majorBidi"/>
                <w:color w:val="00B0F0"/>
                <w:sz w:val="32"/>
                <w:szCs w:val="32"/>
              </w:rPr>
            </w:rPrChange>
          </w:rPr>
          <w:t>On the other hand</w:t>
        </w:r>
      </w:ins>
      <w:r w:rsidRPr="003A3944">
        <w:rPr>
          <w:rFonts w:asciiTheme="majorBidi" w:hAnsiTheme="majorBidi" w:cstheme="majorBidi"/>
          <w:sz w:val="20"/>
          <w:szCs w:val="20"/>
          <w:rPrChange w:id="507" w:author="QAZVIN" w:date="2019-12-31T19:06:00Z">
            <w:rPr>
              <w:rFonts w:asciiTheme="majorBidi" w:hAnsiTheme="majorBidi" w:cstheme="majorBidi"/>
              <w:sz w:val="32"/>
              <w:szCs w:val="32"/>
            </w:rPr>
          </w:rPrChange>
        </w:rPr>
        <w:t>, in ISSE, every feature is easily accessible to the user while the information required from the user is gained through YAPTCHA as another service</w:t>
      </w:r>
      <w:ins w:id="508" w:author="QAZVIN" w:date="2019-12-30T07:55:00Z">
        <w:r w:rsidR="008059D5" w:rsidRPr="003A3944">
          <w:rPr>
            <w:rFonts w:asciiTheme="majorBidi" w:hAnsiTheme="majorBidi" w:cstheme="majorBidi"/>
            <w:color w:val="00B0F0"/>
            <w:sz w:val="20"/>
            <w:szCs w:val="20"/>
            <w:rPrChange w:id="509" w:author="QAZVIN" w:date="2019-12-31T19:06:00Z">
              <w:rPr>
                <w:rFonts w:asciiTheme="majorBidi" w:hAnsiTheme="majorBidi" w:cstheme="majorBidi"/>
                <w:sz w:val="32"/>
                <w:szCs w:val="32"/>
              </w:rPr>
            </w:rPrChange>
          </w:rPr>
          <w:t>.</w:t>
        </w:r>
      </w:ins>
      <w:r w:rsidRPr="003A3944">
        <w:rPr>
          <w:rFonts w:asciiTheme="majorBidi" w:hAnsiTheme="majorBidi" w:cstheme="majorBidi"/>
          <w:sz w:val="20"/>
          <w:szCs w:val="20"/>
          <w:rPrChange w:id="510" w:author="QAZVIN" w:date="2019-12-31T19:06:00Z">
            <w:rPr>
              <w:rFonts w:asciiTheme="majorBidi" w:hAnsiTheme="majorBidi" w:cstheme="majorBidi"/>
              <w:sz w:val="32"/>
              <w:szCs w:val="32"/>
            </w:rPr>
          </w:rPrChange>
        </w:rPr>
        <w:t xml:space="preserve"> </w:t>
      </w:r>
      <w:del w:id="511" w:author="QAZVIN" w:date="2019-12-30T07:56:00Z">
        <w:r w:rsidRPr="003A3944" w:rsidDel="008059D5">
          <w:rPr>
            <w:rFonts w:asciiTheme="majorBidi" w:hAnsiTheme="majorBidi" w:cstheme="majorBidi"/>
            <w:sz w:val="20"/>
            <w:szCs w:val="20"/>
            <w:rPrChange w:id="512" w:author="QAZVIN" w:date="2019-12-31T19:06:00Z">
              <w:rPr>
                <w:rFonts w:asciiTheme="majorBidi" w:hAnsiTheme="majorBidi" w:cstheme="majorBidi"/>
                <w:sz w:val="32"/>
                <w:szCs w:val="32"/>
              </w:rPr>
            </w:rPrChange>
          </w:rPr>
          <w:delText xml:space="preserve">and </w:delText>
        </w:r>
      </w:del>
      <w:ins w:id="513" w:author="QAZVIN" w:date="2019-12-30T07:56:00Z">
        <w:r w:rsidR="008059D5" w:rsidRPr="003A3944">
          <w:rPr>
            <w:rFonts w:asciiTheme="majorBidi" w:hAnsiTheme="majorBidi" w:cstheme="majorBidi"/>
            <w:sz w:val="20"/>
            <w:szCs w:val="20"/>
            <w:rPrChange w:id="514" w:author="QAZVIN" w:date="2019-12-31T19:06:00Z">
              <w:rPr>
                <w:rFonts w:asciiTheme="majorBidi" w:hAnsiTheme="majorBidi" w:cstheme="majorBidi"/>
                <w:sz w:val="32"/>
                <w:szCs w:val="32"/>
              </w:rPr>
            </w:rPrChange>
          </w:rPr>
          <w:t xml:space="preserve">And </w:t>
        </w:r>
      </w:ins>
      <w:r w:rsidRPr="003A3944">
        <w:rPr>
          <w:rFonts w:asciiTheme="majorBidi" w:hAnsiTheme="majorBidi" w:cstheme="majorBidi"/>
          <w:sz w:val="20"/>
          <w:szCs w:val="20"/>
          <w:rPrChange w:id="515" w:author="QAZVIN" w:date="2019-12-31T19:06:00Z">
            <w:rPr>
              <w:rFonts w:asciiTheme="majorBidi" w:hAnsiTheme="majorBidi" w:cstheme="majorBidi"/>
              <w:sz w:val="32"/>
              <w:szCs w:val="32"/>
            </w:rPr>
          </w:rPrChange>
        </w:rPr>
        <w:t>it’s not integrated in the search system.</w:t>
      </w:r>
    </w:p>
    <w:p w:rsidR="004A047A" w:rsidRPr="003A3944" w:rsidRDefault="004A047A">
      <w:pPr>
        <w:pStyle w:val="NoSpacing"/>
        <w:numPr>
          <w:ilvl w:val="0"/>
          <w:numId w:val="2"/>
        </w:numPr>
        <w:spacing w:line="276" w:lineRule="auto"/>
        <w:jc w:val="both"/>
        <w:rPr>
          <w:rFonts w:asciiTheme="majorBidi" w:hAnsiTheme="majorBidi" w:cstheme="majorBidi"/>
          <w:sz w:val="20"/>
          <w:szCs w:val="20"/>
          <w:rPrChange w:id="51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17" w:author="QAZVIN" w:date="2019-12-31T19:06:00Z">
            <w:rPr>
              <w:rFonts w:asciiTheme="majorBidi" w:hAnsiTheme="majorBidi" w:cstheme="majorBidi"/>
              <w:sz w:val="32"/>
              <w:szCs w:val="32"/>
            </w:rPr>
          </w:rPrChange>
        </w:rPr>
        <w:t>In Pixolu</w:t>
      </w:r>
      <w:ins w:id="518" w:author="QAZVIN" w:date="2019-12-30T07:56:00Z">
        <w:r w:rsidR="008059D5" w:rsidRPr="003A3944">
          <w:rPr>
            <w:rFonts w:asciiTheme="majorBidi" w:hAnsiTheme="majorBidi" w:cstheme="majorBidi"/>
            <w:color w:val="00B0F0"/>
            <w:sz w:val="20"/>
            <w:szCs w:val="20"/>
            <w:rPrChange w:id="519" w:author="QAZVIN" w:date="2019-12-31T19:06:00Z">
              <w:rPr>
                <w:rFonts w:asciiTheme="majorBidi" w:hAnsiTheme="majorBidi" w:cstheme="majorBidi"/>
                <w:sz w:val="32"/>
                <w:szCs w:val="32"/>
              </w:rPr>
            </w:rPrChange>
          </w:rPr>
          <w:t>,</w:t>
        </w:r>
      </w:ins>
      <w:r w:rsidRPr="003A3944">
        <w:rPr>
          <w:rFonts w:asciiTheme="majorBidi" w:hAnsiTheme="majorBidi" w:cstheme="majorBidi"/>
          <w:sz w:val="20"/>
          <w:szCs w:val="20"/>
          <w:rPrChange w:id="520" w:author="QAZVIN" w:date="2019-12-31T19:06:00Z">
            <w:rPr>
              <w:rFonts w:asciiTheme="majorBidi" w:hAnsiTheme="majorBidi" w:cstheme="majorBidi"/>
              <w:sz w:val="32"/>
              <w:szCs w:val="32"/>
            </w:rPr>
          </w:rPrChange>
        </w:rPr>
        <w:t xml:space="preserve"> the classification is an optional operation. If the user finds the image he/she is looking for from the first search, he/she can </w:t>
      </w:r>
      <w:del w:id="521" w:author="QAZVIN" w:date="2019-12-31T20:27:00Z">
        <w:r w:rsidRPr="003A3944" w:rsidDel="006D48BB">
          <w:rPr>
            <w:rFonts w:asciiTheme="majorBidi" w:hAnsiTheme="majorBidi" w:cstheme="majorBidi"/>
            <w:color w:val="92D050"/>
            <w:sz w:val="20"/>
            <w:szCs w:val="20"/>
            <w:rPrChange w:id="522" w:author="QAZVIN" w:date="2019-12-31T19:06:00Z">
              <w:rPr>
                <w:rFonts w:asciiTheme="majorBidi" w:hAnsiTheme="majorBidi" w:cstheme="majorBidi"/>
                <w:sz w:val="32"/>
                <w:szCs w:val="32"/>
              </w:rPr>
            </w:rPrChange>
          </w:rPr>
          <w:delText>opt</w:delText>
        </w:r>
        <w:r w:rsidRPr="003A3944" w:rsidDel="006D48BB">
          <w:rPr>
            <w:rFonts w:asciiTheme="majorBidi" w:hAnsiTheme="majorBidi" w:cstheme="majorBidi"/>
            <w:sz w:val="20"/>
            <w:szCs w:val="20"/>
            <w:rPrChange w:id="523"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524" w:author="QAZVIN" w:date="2019-12-31T19:06:00Z">
            <w:rPr>
              <w:rFonts w:asciiTheme="majorBidi" w:hAnsiTheme="majorBidi" w:cstheme="majorBidi"/>
              <w:sz w:val="32"/>
              <w:szCs w:val="32"/>
            </w:rPr>
          </w:rPrChange>
        </w:rPr>
        <w:t xml:space="preserve">not </w:t>
      </w:r>
      <w:del w:id="525" w:author="QAZVIN" w:date="2019-12-31T20:27:00Z">
        <w:r w:rsidRPr="003A3944" w:rsidDel="006D48BB">
          <w:rPr>
            <w:rFonts w:asciiTheme="majorBidi" w:hAnsiTheme="majorBidi" w:cstheme="majorBidi"/>
            <w:color w:val="92D050"/>
            <w:sz w:val="20"/>
            <w:szCs w:val="20"/>
            <w:rPrChange w:id="526" w:author="QAZVIN" w:date="2019-12-31T19:06:00Z">
              <w:rPr>
                <w:rFonts w:asciiTheme="majorBidi" w:hAnsiTheme="majorBidi" w:cstheme="majorBidi"/>
                <w:sz w:val="32"/>
                <w:szCs w:val="32"/>
              </w:rPr>
            </w:rPrChange>
          </w:rPr>
          <w:delText>to</w:delText>
        </w:r>
        <w:r w:rsidRPr="003A3944" w:rsidDel="006D48BB">
          <w:rPr>
            <w:rFonts w:asciiTheme="majorBidi" w:hAnsiTheme="majorBidi" w:cstheme="majorBidi"/>
            <w:sz w:val="20"/>
            <w:szCs w:val="20"/>
            <w:rPrChange w:id="527"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528" w:author="QAZVIN" w:date="2019-12-31T19:06:00Z">
            <w:rPr>
              <w:rFonts w:asciiTheme="majorBidi" w:hAnsiTheme="majorBidi" w:cstheme="majorBidi"/>
              <w:sz w:val="32"/>
              <w:szCs w:val="32"/>
            </w:rPr>
          </w:rPrChange>
        </w:rPr>
        <w:t>continue with the service. In YAPTCHA user has to enter labels for the images in order to pass the system.</w:t>
      </w:r>
    </w:p>
    <w:p w:rsidR="004A047A" w:rsidRPr="003A3944" w:rsidRDefault="004A047A" w:rsidP="004A047A">
      <w:pPr>
        <w:pStyle w:val="NoSpacing"/>
        <w:numPr>
          <w:ilvl w:val="0"/>
          <w:numId w:val="2"/>
        </w:numPr>
        <w:spacing w:line="276" w:lineRule="auto"/>
        <w:jc w:val="both"/>
        <w:rPr>
          <w:rFonts w:asciiTheme="majorBidi" w:hAnsiTheme="majorBidi" w:cstheme="majorBidi"/>
          <w:sz w:val="20"/>
          <w:szCs w:val="20"/>
          <w:rPrChange w:id="52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30" w:author="QAZVIN" w:date="2019-12-31T19:06:00Z">
            <w:rPr>
              <w:rFonts w:asciiTheme="majorBidi" w:hAnsiTheme="majorBidi" w:cstheme="majorBidi"/>
              <w:sz w:val="32"/>
              <w:szCs w:val="32"/>
            </w:rPr>
          </w:rPrChange>
        </w:rPr>
        <w:t>In Pixolu the user interface is implemented in Adobe Flash. While this platform is very popular, still there are a lot of users which don’t use it and don’t have it installed on their devices. The user interface in ISSE is implemented using the open web technologies such as HTML5, CSS, JavaScript and PHP. These are available in almost all modern devices.</w:t>
      </w:r>
    </w:p>
    <w:p w:rsidR="004A047A" w:rsidRPr="003A3944" w:rsidRDefault="004A047A" w:rsidP="004A047A">
      <w:pPr>
        <w:pStyle w:val="Heading2"/>
        <w:tabs>
          <w:tab w:val="left" w:pos="4092"/>
        </w:tabs>
        <w:spacing w:line="276" w:lineRule="auto"/>
        <w:rPr>
          <w:sz w:val="20"/>
          <w:szCs w:val="20"/>
          <w:rPrChange w:id="531" w:author="QAZVIN" w:date="2019-12-31T19:06:00Z">
            <w:rPr>
              <w:sz w:val="32"/>
              <w:szCs w:val="32"/>
            </w:rPr>
          </w:rPrChange>
        </w:rPr>
      </w:pPr>
      <w:r w:rsidRPr="003A3944">
        <w:rPr>
          <w:sz w:val="20"/>
          <w:szCs w:val="20"/>
          <w:rPrChange w:id="532" w:author="QAZVIN" w:date="2019-12-31T19:06:00Z">
            <w:rPr>
              <w:rFonts w:asciiTheme="minorHAnsi" w:eastAsiaTheme="minorHAnsi" w:hAnsiTheme="minorHAnsi" w:cstheme="minorBidi"/>
              <w:sz w:val="32"/>
              <w:szCs w:val="32"/>
            </w:rPr>
          </w:rPrChange>
        </w:rPr>
        <w:t>4.2Nachofoto</w:t>
      </w:r>
    </w:p>
    <w:p w:rsidR="004A047A" w:rsidRPr="003A3944" w:rsidRDefault="004A047A" w:rsidP="004A047A">
      <w:pPr>
        <w:pStyle w:val="NoSpacing"/>
        <w:spacing w:line="276" w:lineRule="auto"/>
        <w:jc w:val="both"/>
        <w:rPr>
          <w:rFonts w:asciiTheme="majorBidi" w:hAnsiTheme="majorBidi" w:cstheme="majorBidi"/>
          <w:sz w:val="20"/>
          <w:szCs w:val="20"/>
          <w:rPrChange w:id="53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34" w:author="QAZVIN" w:date="2019-12-31T19:06:00Z">
            <w:rPr>
              <w:rFonts w:asciiTheme="majorBidi" w:hAnsiTheme="majorBidi" w:cstheme="majorBidi"/>
              <w:sz w:val="32"/>
              <w:szCs w:val="32"/>
            </w:rPr>
          </w:rPrChange>
        </w:rPr>
        <w:t>Nachofoto [</w:t>
      </w:r>
      <w:r w:rsidRPr="003A3944">
        <w:rPr>
          <w:rStyle w:val="EndnoteReference"/>
          <w:rFonts w:asciiTheme="majorBidi" w:hAnsiTheme="majorBidi" w:cstheme="majorBidi"/>
          <w:sz w:val="20"/>
          <w:szCs w:val="20"/>
          <w:rPrChange w:id="535" w:author="QAZVIN" w:date="2019-12-31T19:06:00Z">
            <w:rPr>
              <w:rStyle w:val="EndnoteReference"/>
              <w:rFonts w:asciiTheme="majorBidi" w:hAnsiTheme="majorBidi" w:cstheme="majorBidi"/>
              <w:sz w:val="32"/>
              <w:szCs w:val="32"/>
            </w:rPr>
          </w:rPrChange>
        </w:rPr>
        <w:endnoteReference w:id="9"/>
      </w:r>
      <w:r w:rsidRPr="003A3944">
        <w:rPr>
          <w:rFonts w:asciiTheme="majorBidi" w:hAnsiTheme="majorBidi" w:cstheme="majorBidi"/>
          <w:sz w:val="20"/>
          <w:szCs w:val="20"/>
          <w:rPrChange w:id="536" w:author="QAZVIN" w:date="2019-12-31T19:06:00Z">
            <w:rPr>
              <w:rFonts w:asciiTheme="majorBidi" w:hAnsiTheme="majorBidi" w:cstheme="majorBidi"/>
              <w:sz w:val="32"/>
              <w:szCs w:val="32"/>
            </w:rPr>
          </w:rPrChange>
        </w:rPr>
        <w:t>] is used to search for images currently trending in the internet. For example, during the Japan’s tsunami, searching the word “Japan” would result to images showing Japan’s tsunami (Fig. 10).</w:t>
      </w:r>
    </w:p>
    <w:p w:rsidR="004A047A" w:rsidRPr="003A3944" w:rsidRDefault="004A047A" w:rsidP="004A047A">
      <w:pPr>
        <w:pStyle w:val="NoSpacing"/>
        <w:keepNext/>
        <w:spacing w:line="276" w:lineRule="auto"/>
        <w:jc w:val="center"/>
        <w:rPr>
          <w:rFonts w:asciiTheme="majorBidi" w:hAnsiTheme="majorBidi" w:cstheme="majorBidi"/>
          <w:sz w:val="20"/>
          <w:szCs w:val="20"/>
          <w:rPrChange w:id="537"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PrChange w:id="538">
            <w:rPr>
              <w:rFonts w:asciiTheme="majorBidi" w:hAnsiTheme="majorBidi" w:cstheme="majorBidi"/>
              <w:noProof/>
              <w:sz w:val="32"/>
              <w:szCs w:val="32"/>
            </w:rPr>
          </w:rPrChange>
        </w:rPr>
        <w:drawing>
          <wp:inline distT="0" distB="0" distL="0" distR="0" wp14:anchorId="02FA25BC" wp14:editId="51865CC3">
            <wp:extent cx="2386115" cy="124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t1-n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8110" cy="1248818"/>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539"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540"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541"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542"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543" w:author="QAZVIN" w:date="2019-12-31T19:06:00Z">
            <w:rPr>
              <w:rFonts w:asciiTheme="majorBidi" w:hAnsiTheme="majorBidi" w:cstheme="majorBidi"/>
              <w:b w:val="0"/>
              <w:bCs w:val="0"/>
              <w:noProof/>
              <w:color w:val="auto"/>
              <w:sz w:val="32"/>
              <w:szCs w:val="32"/>
            </w:rPr>
          </w:rPrChange>
        </w:rPr>
        <w:fldChar w:fldCharType="separate"/>
      </w:r>
      <w:ins w:id="544" w:author="Omid Khalafbeigi" w:date="2020-01-01T22:04:00Z">
        <w:r w:rsidR="00701201">
          <w:rPr>
            <w:rFonts w:asciiTheme="majorBidi" w:hAnsiTheme="majorBidi" w:cstheme="majorBidi"/>
            <w:noProof/>
            <w:color w:val="auto"/>
            <w:sz w:val="20"/>
            <w:szCs w:val="20"/>
          </w:rPr>
          <w:t>10</w:t>
        </w:r>
      </w:ins>
      <w:del w:id="545" w:author="Omid Khalafbeigi" w:date="2020-01-01T22:03:00Z">
        <w:r w:rsidRPr="003A3944" w:rsidDel="00701201">
          <w:rPr>
            <w:rFonts w:asciiTheme="majorBidi" w:hAnsiTheme="majorBidi" w:cstheme="majorBidi"/>
            <w:noProof/>
            <w:color w:val="auto"/>
            <w:sz w:val="20"/>
            <w:szCs w:val="20"/>
            <w:rPrChange w:id="546" w:author="QAZVIN" w:date="2019-12-31T19:06:00Z">
              <w:rPr>
                <w:rFonts w:asciiTheme="majorBidi" w:hAnsiTheme="majorBidi" w:cstheme="majorBidi"/>
                <w:b w:val="0"/>
                <w:bCs w:val="0"/>
                <w:noProof/>
                <w:color w:val="auto"/>
                <w:sz w:val="32"/>
                <w:szCs w:val="32"/>
              </w:rPr>
            </w:rPrChange>
          </w:rPr>
          <w:delText>10</w:delText>
        </w:r>
      </w:del>
      <w:r w:rsidRPr="003A3944">
        <w:rPr>
          <w:rFonts w:asciiTheme="majorBidi" w:hAnsiTheme="majorBidi" w:cstheme="majorBidi"/>
          <w:noProof/>
          <w:color w:val="auto"/>
          <w:sz w:val="20"/>
          <w:szCs w:val="20"/>
          <w:rPrChange w:id="547"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548" w:author="QAZVIN" w:date="2019-12-31T19:06:00Z">
            <w:rPr>
              <w:rFonts w:asciiTheme="majorBidi" w:hAnsiTheme="majorBidi" w:cstheme="majorBidi"/>
              <w:b w:val="0"/>
              <w:bCs w:val="0"/>
              <w:noProof/>
              <w:color w:val="auto"/>
              <w:sz w:val="32"/>
              <w:szCs w:val="32"/>
            </w:rPr>
          </w:rPrChange>
        </w:rPr>
        <w:t xml:space="preserve"> Seraching for Japan during tsunami</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54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50" w:author="QAZVIN" w:date="2019-12-31T19:06:00Z">
            <w:rPr>
              <w:rFonts w:asciiTheme="majorBidi" w:hAnsiTheme="majorBidi" w:cstheme="majorBidi"/>
              <w:sz w:val="32"/>
              <w:szCs w:val="32"/>
            </w:rPr>
          </w:rPrChange>
        </w:rPr>
        <w:t>The strategy of Nachofoto is not very much related to the ISSE’s, because the focus of Nachofoto is on current events and their images, while ISSE tries to find related queries with related meanings and their images and present them to the user and machines (through RDF). Nachofoto is not looking for semantic relationshiop between the submitted query and other possible queries, it looks for relationship of the submitted queryand current point in time.</w:t>
      </w:r>
    </w:p>
    <w:p w:rsidR="004A047A" w:rsidRPr="003A3944" w:rsidRDefault="004A047A" w:rsidP="004A047A">
      <w:pPr>
        <w:pStyle w:val="Heading2"/>
        <w:tabs>
          <w:tab w:val="left" w:pos="4092"/>
        </w:tabs>
        <w:spacing w:line="276" w:lineRule="auto"/>
        <w:rPr>
          <w:sz w:val="20"/>
          <w:szCs w:val="20"/>
          <w:rPrChange w:id="551" w:author="QAZVIN" w:date="2019-12-31T19:06:00Z">
            <w:rPr>
              <w:sz w:val="32"/>
              <w:szCs w:val="32"/>
            </w:rPr>
          </w:rPrChange>
        </w:rPr>
      </w:pPr>
      <w:r w:rsidRPr="003A3944">
        <w:rPr>
          <w:sz w:val="20"/>
          <w:szCs w:val="20"/>
          <w:rPrChange w:id="552" w:author="QAZVIN" w:date="2019-12-31T19:06:00Z">
            <w:rPr>
              <w:rFonts w:asciiTheme="minorHAnsi" w:eastAsiaTheme="minorHAnsi" w:hAnsiTheme="minorHAnsi" w:cstheme="minorBidi"/>
              <w:sz w:val="32"/>
              <w:szCs w:val="32"/>
            </w:rPr>
          </w:rPrChange>
        </w:rPr>
        <w:lastRenderedPageBreak/>
        <w:t>4.3Google</w:t>
      </w:r>
    </w:p>
    <w:p w:rsidR="004A047A" w:rsidRPr="003A3944" w:rsidRDefault="004A047A" w:rsidP="004A047A">
      <w:pPr>
        <w:pStyle w:val="NoSpacing"/>
        <w:spacing w:line="276" w:lineRule="auto"/>
        <w:jc w:val="both"/>
        <w:rPr>
          <w:rFonts w:asciiTheme="majorBidi" w:hAnsiTheme="majorBidi" w:cstheme="majorBidi"/>
          <w:sz w:val="20"/>
          <w:szCs w:val="20"/>
          <w:rPrChange w:id="55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54" w:author="QAZVIN" w:date="2019-12-31T19:06:00Z">
            <w:rPr>
              <w:rFonts w:asciiTheme="majorBidi" w:hAnsiTheme="majorBidi" w:cstheme="majorBidi"/>
              <w:sz w:val="32"/>
              <w:szCs w:val="32"/>
            </w:rPr>
          </w:rPrChange>
        </w:rPr>
        <w:t>Today, the most used popular search engine is Google. This search service, like ISSE, offers both textual and content-based search methods, but the main difference is the way the query is processed in each of them.</w:t>
      </w:r>
    </w:p>
    <w:p w:rsidR="004A047A" w:rsidRPr="003A3944" w:rsidRDefault="004A047A" w:rsidP="004A047A">
      <w:pPr>
        <w:pStyle w:val="Heading3"/>
        <w:spacing w:line="276" w:lineRule="auto"/>
        <w:rPr>
          <w:sz w:val="20"/>
          <w:szCs w:val="20"/>
          <w:rPrChange w:id="555" w:author="QAZVIN" w:date="2019-12-31T19:06:00Z">
            <w:rPr>
              <w:sz w:val="32"/>
              <w:szCs w:val="32"/>
            </w:rPr>
          </w:rPrChange>
        </w:rPr>
      </w:pPr>
      <w:r w:rsidRPr="003A3944">
        <w:rPr>
          <w:sz w:val="20"/>
          <w:szCs w:val="20"/>
          <w:rPrChange w:id="556" w:author="QAZVIN" w:date="2019-12-31T19:06:00Z">
            <w:rPr>
              <w:rFonts w:asciiTheme="minorHAnsi" w:eastAsiaTheme="minorHAnsi" w:hAnsiTheme="minorHAnsi" w:cstheme="minorBidi"/>
              <w:bCs w:val="0"/>
              <w:sz w:val="32"/>
              <w:szCs w:val="32"/>
            </w:rPr>
          </w:rPrChange>
        </w:rPr>
        <w:t>4.3.1 Textual Queries</w:t>
      </w:r>
    </w:p>
    <w:p w:rsidR="004A047A" w:rsidRPr="003A3944" w:rsidRDefault="004A047A" w:rsidP="004A047A">
      <w:pPr>
        <w:pStyle w:val="NoSpacing"/>
        <w:spacing w:line="276" w:lineRule="auto"/>
        <w:jc w:val="both"/>
        <w:rPr>
          <w:rFonts w:asciiTheme="majorBidi" w:hAnsiTheme="majorBidi" w:cstheme="majorBidi"/>
          <w:sz w:val="20"/>
          <w:szCs w:val="20"/>
          <w:rPrChange w:id="557"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58" w:author="QAZVIN" w:date="2019-12-31T19:06:00Z">
            <w:rPr>
              <w:rFonts w:asciiTheme="majorBidi" w:hAnsiTheme="majorBidi" w:cstheme="majorBidi"/>
              <w:sz w:val="32"/>
              <w:szCs w:val="32"/>
            </w:rPr>
          </w:rPrChange>
        </w:rPr>
        <w:t>Regarding the fact that Google is a standard search engine and not a semantic one, the search is based on the keywords in the HTML of the source page. When Google crawls a web page, the information of that page such as the URL of the page it is found on, the alt tag of HTML tag and the path URL of the image will be stored. These are the information that will be used when the query is being processed, while ISSE uses the labels describing the image’s content to offer more accurate results.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55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60" w:author="QAZVIN" w:date="2019-12-31T19:06:00Z">
            <w:rPr>
              <w:rFonts w:asciiTheme="majorBidi" w:hAnsiTheme="majorBidi" w:cstheme="majorBidi"/>
              <w:sz w:val="32"/>
              <w:szCs w:val="32"/>
            </w:rPr>
          </w:rPrChange>
        </w:rPr>
        <w:t xml:space="preserve">In addition, although Google offers similar search queries to the user, ISSE offers more relevant queries and extracts these information from meanings of the submitted queries, while Google retrieves them from similar search queries submitted by other users. </w:t>
      </w:r>
    </w:p>
    <w:p w:rsidR="004A047A" w:rsidRPr="003A3944" w:rsidRDefault="004A047A" w:rsidP="004A047A">
      <w:pPr>
        <w:pStyle w:val="Heading3"/>
        <w:spacing w:line="276" w:lineRule="auto"/>
        <w:rPr>
          <w:sz w:val="20"/>
          <w:szCs w:val="20"/>
          <w:rPrChange w:id="561" w:author="QAZVIN" w:date="2019-12-31T19:06:00Z">
            <w:rPr>
              <w:sz w:val="32"/>
              <w:szCs w:val="32"/>
            </w:rPr>
          </w:rPrChange>
        </w:rPr>
      </w:pPr>
      <w:r w:rsidRPr="003A3944">
        <w:rPr>
          <w:sz w:val="20"/>
          <w:szCs w:val="20"/>
          <w:rPrChange w:id="562" w:author="QAZVIN" w:date="2019-12-31T19:06:00Z">
            <w:rPr>
              <w:rFonts w:asciiTheme="minorHAnsi" w:eastAsiaTheme="minorHAnsi" w:hAnsiTheme="minorHAnsi" w:cstheme="minorBidi"/>
              <w:bCs w:val="0"/>
              <w:sz w:val="32"/>
              <w:szCs w:val="32"/>
            </w:rPr>
          </w:rPrChange>
        </w:rPr>
        <w:t>4.3.2 Content-Based Queries</w:t>
      </w:r>
    </w:p>
    <w:p w:rsidR="004A047A" w:rsidRPr="003A3944" w:rsidRDefault="004A047A" w:rsidP="004A047A">
      <w:pPr>
        <w:pStyle w:val="NoSpacing"/>
        <w:spacing w:line="276" w:lineRule="auto"/>
        <w:jc w:val="both"/>
        <w:rPr>
          <w:rFonts w:asciiTheme="majorBidi" w:hAnsiTheme="majorBidi" w:cstheme="majorBidi"/>
          <w:sz w:val="20"/>
          <w:szCs w:val="20"/>
          <w:rPrChange w:id="56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64" w:author="QAZVIN" w:date="2019-12-31T19:06:00Z">
            <w:rPr>
              <w:rFonts w:asciiTheme="majorBidi" w:hAnsiTheme="majorBidi" w:cstheme="majorBidi"/>
              <w:sz w:val="32"/>
              <w:szCs w:val="32"/>
            </w:rPr>
          </w:rPrChange>
        </w:rPr>
        <w:t>When searching for image contents, Google and ISSE process the queries similarly with the difference that ISSE in addition to offering the visually similar images, adds the images with similar subjects to the result set. For example, if an image of a flower is submitted, in addition to the images with visual similarity, images with “flower” keyword will be presented.</w:t>
      </w:r>
    </w:p>
    <w:p w:rsidR="004A047A" w:rsidRPr="003A3944" w:rsidRDefault="004A047A" w:rsidP="004A047A">
      <w:pPr>
        <w:pStyle w:val="Heading2"/>
        <w:tabs>
          <w:tab w:val="left" w:pos="4092"/>
        </w:tabs>
        <w:spacing w:line="276" w:lineRule="auto"/>
        <w:rPr>
          <w:sz w:val="20"/>
          <w:szCs w:val="20"/>
          <w:rPrChange w:id="565" w:author="QAZVIN" w:date="2019-12-31T19:06:00Z">
            <w:rPr>
              <w:sz w:val="32"/>
              <w:szCs w:val="32"/>
            </w:rPr>
          </w:rPrChange>
        </w:rPr>
      </w:pPr>
      <w:r w:rsidRPr="003A3944">
        <w:rPr>
          <w:sz w:val="20"/>
          <w:szCs w:val="20"/>
          <w:rPrChange w:id="566" w:author="QAZVIN" w:date="2019-12-31T19:06:00Z">
            <w:rPr>
              <w:rFonts w:asciiTheme="minorHAnsi" w:eastAsiaTheme="minorHAnsi" w:hAnsiTheme="minorHAnsi" w:cstheme="minorBidi"/>
              <w:sz w:val="32"/>
              <w:szCs w:val="32"/>
            </w:rPr>
          </w:rPrChange>
        </w:rPr>
        <w:t>4.4TinEye</w:t>
      </w:r>
    </w:p>
    <w:p w:rsidR="004A047A" w:rsidRPr="003A3944" w:rsidRDefault="004A047A" w:rsidP="004A047A">
      <w:pPr>
        <w:pStyle w:val="NoSpacing"/>
        <w:spacing w:line="276" w:lineRule="auto"/>
        <w:jc w:val="both"/>
        <w:rPr>
          <w:rFonts w:asciiTheme="majorBidi" w:hAnsiTheme="majorBidi" w:cstheme="majorBidi"/>
          <w:sz w:val="20"/>
          <w:szCs w:val="20"/>
          <w:rPrChange w:id="567"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68" w:author="QAZVIN" w:date="2019-12-31T19:06:00Z">
            <w:rPr>
              <w:rFonts w:asciiTheme="majorBidi" w:hAnsiTheme="majorBidi" w:cstheme="majorBidi"/>
              <w:sz w:val="32"/>
              <w:szCs w:val="32"/>
            </w:rPr>
          </w:rPrChange>
        </w:rPr>
        <w:t>TinEye search engine [</w:t>
      </w:r>
      <w:r w:rsidRPr="003A3944">
        <w:rPr>
          <w:rStyle w:val="EndnoteReference"/>
          <w:rFonts w:asciiTheme="majorBidi" w:hAnsiTheme="majorBidi" w:cstheme="majorBidi"/>
          <w:sz w:val="20"/>
          <w:szCs w:val="20"/>
          <w:rPrChange w:id="569" w:author="QAZVIN" w:date="2019-12-31T19:06:00Z">
            <w:rPr>
              <w:rStyle w:val="EndnoteReference"/>
              <w:rFonts w:asciiTheme="majorBidi" w:hAnsiTheme="majorBidi" w:cstheme="majorBidi"/>
              <w:sz w:val="32"/>
              <w:szCs w:val="32"/>
            </w:rPr>
          </w:rPrChange>
        </w:rPr>
        <w:endnoteReference w:id="10"/>
      </w:r>
      <w:r w:rsidRPr="003A3944">
        <w:rPr>
          <w:rFonts w:asciiTheme="majorBidi" w:hAnsiTheme="majorBidi" w:cstheme="majorBidi"/>
          <w:sz w:val="20"/>
          <w:szCs w:val="20"/>
          <w:rPrChange w:id="570" w:author="QAZVIN" w:date="2019-12-31T19:06:00Z">
            <w:rPr>
              <w:rFonts w:asciiTheme="majorBidi" w:hAnsiTheme="majorBidi" w:cstheme="majorBidi"/>
              <w:sz w:val="32"/>
              <w:szCs w:val="32"/>
            </w:rPr>
          </w:rPrChange>
        </w:rPr>
        <w:t>], works like Google’s content-based image search. When the user submits the image or its URL to the websites, the results will be presented to the user. Considering the similarity of this search engine and Google, the comparison mentioned in section 4.3 is also true for this search engine. The only difference of this with Google is its presentation of results, sorting the results and source databases.</w:t>
      </w:r>
    </w:p>
    <w:p w:rsidR="004A047A" w:rsidRPr="003A3944" w:rsidRDefault="004A047A" w:rsidP="004A047A">
      <w:pPr>
        <w:pStyle w:val="Heading2"/>
        <w:tabs>
          <w:tab w:val="left" w:pos="4092"/>
        </w:tabs>
        <w:spacing w:line="276" w:lineRule="auto"/>
        <w:rPr>
          <w:sz w:val="20"/>
          <w:szCs w:val="20"/>
          <w:rPrChange w:id="571" w:author="QAZVIN" w:date="2019-12-31T19:06:00Z">
            <w:rPr>
              <w:sz w:val="32"/>
              <w:szCs w:val="32"/>
            </w:rPr>
          </w:rPrChange>
        </w:rPr>
      </w:pPr>
      <w:r w:rsidRPr="003A3944">
        <w:rPr>
          <w:sz w:val="20"/>
          <w:szCs w:val="20"/>
          <w:rPrChange w:id="572" w:author="QAZVIN" w:date="2019-12-31T19:06:00Z">
            <w:rPr>
              <w:rFonts w:asciiTheme="minorHAnsi" w:eastAsiaTheme="minorHAnsi" w:hAnsiTheme="minorHAnsi" w:cstheme="minorBidi"/>
              <w:sz w:val="32"/>
              <w:szCs w:val="32"/>
            </w:rPr>
          </w:rPrChange>
        </w:rPr>
        <w:lastRenderedPageBreak/>
        <w:t>4.5MUFIN</w:t>
      </w:r>
    </w:p>
    <w:p w:rsidR="004A047A" w:rsidRPr="003A3944" w:rsidRDefault="004A047A" w:rsidP="004A047A">
      <w:pPr>
        <w:pStyle w:val="NoSpacing"/>
        <w:spacing w:line="276" w:lineRule="auto"/>
        <w:jc w:val="both"/>
        <w:rPr>
          <w:rFonts w:asciiTheme="majorBidi" w:hAnsiTheme="majorBidi" w:cstheme="majorBidi"/>
          <w:sz w:val="20"/>
          <w:szCs w:val="20"/>
          <w:rPrChange w:id="57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74" w:author="QAZVIN" w:date="2019-12-31T19:06:00Z">
            <w:rPr>
              <w:rFonts w:asciiTheme="majorBidi" w:hAnsiTheme="majorBidi" w:cstheme="majorBidi"/>
              <w:sz w:val="32"/>
              <w:szCs w:val="32"/>
            </w:rPr>
          </w:rPrChange>
        </w:rPr>
        <w:t>MUFIN (Multi-feature Indexing Network) [</w:t>
      </w:r>
      <w:r w:rsidRPr="003A3944">
        <w:rPr>
          <w:rStyle w:val="EndnoteReference"/>
          <w:rFonts w:asciiTheme="majorBidi" w:hAnsiTheme="majorBidi" w:cstheme="majorBidi"/>
          <w:sz w:val="20"/>
          <w:szCs w:val="20"/>
          <w:rPrChange w:id="575" w:author="QAZVIN" w:date="2019-12-31T19:06:00Z">
            <w:rPr>
              <w:rStyle w:val="EndnoteReference"/>
              <w:rFonts w:asciiTheme="majorBidi" w:hAnsiTheme="majorBidi" w:cstheme="majorBidi"/>
              <w:sz w:val="32"/>
              <w:szCs w:val="32"/>
            </w:rPr>
          </w:rPrChange>
        </w:rPr>
        <w:endnoteReference w:id="11"/>
      </w:r>
      <w:r w:rsidRPr="003A3944">
        <w:rPr>
          <w:rFonts w:asciiTheme="majorBidi" w:hAnsiTheme="majorBidi" w:cstheme="majorBidi"/>
          <w:sz w:val="20"/>
          <w:szCs w:val="20"/>
          <w:rPrChange w:id="576" w:author="QAZVIN" w:date="2019-12-31T19:06:00Z">
            <w:rPr>
              <w:rFonts w:asciiTheme="majorBidi" w:hAnsiTheme="majorBidi" w:cstheme="majorBidi"/>
              <w:sz w:val="32"/>
              <w:szCs w:val="32"/>
            </w:rPr>
          </w:rPrChange>
        </w:rPr>
        <w:t xml:space="preserve">] is a project for presenting an optimized method for searching a huge dataset. In this project, </w:t>
      </w:r>
      <w:ins w:id="577" w:author="QAZVIN" w:date="2019-12-30T08:18:00Z">
        <w:r w:rsidR="002558A8" w:rsidRPr="003A3944">
          <w:rPr>
            <w:rFonts w:asciiTheme="majorBidi" w:hAnsiTheme="majorBidi" w:cstheme="majorBidi"/>
            <w:sz w:val="20"/>
            <w:szCs w:val="20"/>
            <w:rPrChange w:id="578" w:author="QAZVIN" w:date="2019-12-31T19:06:00Z">
              <w:rPr>
                <w:rFonts w:asciiTheme="majorBidi" w:hAnsiTheme="majorBidi" w:cstheme="majorBidi"/>
                <w:sz w:val="32"/>
                <w:szCs w:val="32"/>
              </w:rPr>
            </w:rPrChange>
          </w:rPr>
          <w:t xml:space="preserve"> </w:t>
        </w:r>
        <w:r w:rsidR="002558A8" w:rsidRPr="006D48BB">
          <w:rPr>
            <w:rFonts w:asciiTheme="majorBidi" w:hAnsiTheme="majorBidi" w:cstheme="majorBidi"/>
            <w:sz w:val="20"/>
            <w:szCs w:val="20"/>
            <w:rPrChange w:id="579" w:author="QAZVIN" w:date="2019-12-31T20:28:00Z">
              <w:rPr>
                <w:rFonts w:asciiTheme="majorBidi" w:hAnsiTheme="majorBidi" w:cstheme="majorBidi"/>
                <w:sz w:val="32"/>
                <w:szCs w:val="32"/>
              </w:rPr>
            </w:rPrChange>
          </w:rPr>
          <w:t xml:space="preserve">we are about </w:t>
        </w:r>
      </w:ins>
      <w:r w:rsidRPr="003A3944">
        <w:rPr>
          <w:rFonts w:asciiTheme="majorBidi" w:hAnsiTheme="majorBidi" w:cstheme="majorBidi"/>
          <w:sz w:val="20"/>
          <w:szCs w:val="20"/>
          <w:rPrChange w:id="580" w:author="QAZVIN" w:date="2019-12-31T19:06:00Z">
            <w:rPr>
              <w:rFonts w:asciiTheme="majorBidi" w:hAnsiTheme="majorBidi" w:cstheme="majorBidi"/>
              <w:sz w:val="32"/>
              <w:szCs w:val="32"/>
            </w:rPr>
          </w:rPrChange>
        </w:rPr>
        <w:t>to demonstrate</w:t>
      </w:r>
      <w:ins w:id="581" w:author="QAZVIN" w:date="2019-12-30T08:19:00Z">
        <w:r w:rsidR="002558A8" w:rsidRPr="003A3944">
          <w:rPr>
            <w:rFonts w:asciiTheme="majorBidi" w:hAnsiTheme="majorBidi" w:cstheme="majorBidi"/>
            <w:sz w:val="20"/>
            <w:szCs w:val="20"/>
            <w:rPrChange w:id="582" w:author="QAZVIN" w:date="2019-12-31T19:06:00Z">
              <w:rPr>
                <w:rFonts w:asciiTheme="majorBidi" w:hAnsiTheme="majorBidi" w:cstheme="majorBidi"/>
                <w:sz w:val="32"/>
                <w:szCs w:val="32"/>
              </w:rPr>
            </w:rPrChange>
          </w:rPr>
          <w:t xml:space="preserve"> </w:t>
        </w:r>
      </w:ins>
      <w:del w:id="583" w:author="QAZVIN" w:date="2019-12-30T08:19:00Z">
        <w:r w:rsidRPr="003A3944" w:rsidDel="002558A8">
          <w:rPr>
            <w:rFonts w:asciiTheme="majorBidi" w:hAnsiTheme="majorBidi" w:cstheme="majorBidi"/>
            <w:sz w:val="20"/>
            <w:szCs w:val="20"/>
            <w:rPrChange w:id="584" w:author="QAZVIN" w:date="2019-12-31T19:06:00Z">
              <w:rPr>
                <w:rFonts w:asciiTheme="majorBidi" w:hAnsiTheme="majorBidi" w:cstheme="majorBidi"/>
                <w:sz w:val="32"/>
                <w:szCs w:val="32"/>
              </w:rPr>
            </w:rPrChange>
          </w:rPr>
          <w:delText xml:space="preserve"> </w:delText>
        </w:r>
      </w:del>
      <w:r w:rsidRPr="003A3944">
        <w:rPr>
          <w:rFonts w:asciiTheme="majorBidi" w:hAnsiTheme="majorBidi" w:cstheme="majorBidi"/>
          <w:sz w:val="20"/>
          <w:szCs w:val="20"/>
          <w:rPrChange w:id="585" w:author="QAZVIN" w:date="2019-12-31T19:06:00Z">
            <w:rPr>
              <w:rFonts w:asciiTheme="majorBidi" w:hAnsiTheme="majorBidi" w:cstheme="majorBidi"/>
              <w:sz w:val="32"/>
              <w:szCs w:val="32"/>
            </w:rPr>
          </w:rPrChange>
        </w:rPr>
        <w:t>system’s functionality, a search engine is implemented which is capable of running both keyword-based and content-based searches like ISSE.</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58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87" w:author="QAZVIN" w:date="2019-12-31T19:06:00Z">
            <w:rPr>
              <w:rFonts w:asciiTheme="majorBidi" w:hAnsiTheme="majorBidi" w:cstheme="majorBidi"/>
              <w:sz w:val="32"/>
              <w:szCs w:val="32"/>
            </w:rPr>
          </w:rPrChange>
        </w:rPr>
        <w:t>The images in the database of this search engine is provided by Profimedia [</w:t>
      </w:r>
      <w:r w:rsidRPr="003A3944">
        <w:rPr>
          <w:rStyle w:val="EndnoteReference"/>
          <w:rFonts w:asciiTheme="majorBidi" w:hAnsiTheme="majorBidi" w:cstheme="majorBidi"/>
          <w:sz w:val="20"/>
          <w:szCs w:val="20"/>
          <w:rPrChange w:id="588" w:author="QAZVIN" w:date="2019-12-31T19:06:00Z">
            <w:rPr>
              <w:rStyle w:val="EndnoteReference"/>
              <w:rFonts w:asciiTheme="majorBidi" w:hAnsiTheme="majorBidi" w:cstheme="majorBidi"/>
              <w:sz w:val="32"/>
              <w:szCs w:val="32"/>
            </w:rPr>
          </w:rPrChange>
        </w:rPr>
        <w:endnoteReference w:id="12"/>
      </w:r>
      <w:r w:rsidRPr="003A3944">
        <w:rPr>
          <w:rFonts w:asciiTheme="majorBidi" w:hAnsiTheme="majorBidi" w:cstheme="majorBidi"/>
          <w:sz w:val="20"/>
          <w:szCs w:val="20"/>
          <w:rPrChange w:id="589" w:author="QAZVIN" w:date="2019-12-31T19:06:00Z">
            <w:rPr>
              <w:rFonts w:asciiTheme="majorBidi" w:hAnsiTheme="majorBidi" w:cstheme="majorBidi"/>
              <w:sz w:val="32"/>
              <w:szCs w:val="32"/>
            </w:rPr>
          </w:rPrChange>
        </w:rPr>
        <w:t>]. These images contain (as mentioned in the MUFIN’s website):</w:t>
      </w:r>
    </w:p>
    <w:p w:rsidR="004A047A" w:rsidRPr="003A3944" w:rsidRDefault="004A047A" w:rsidP="004A047A">
      <w:pPr>
        <w:pStyle w:val="NoSpacing"/>
        <w:numPr>
          <w:ilvl w:val="0"/>
          <w:numId w:val="3"/>
        </w:numPr>
        <w:spacing w:line="276" w:lineRule="auto"/>
        <w:jc w:val="both"/>
        <w:rPr>
          <w:rFonts w:asciiTheme="majorBidi" w:hAnsiTheme="majorBidi" w:cstheme="majorBidi"/>
          <w:sz w:val="20"/>
          <w:szCs w:val="20"/>
          <w:rPrChange w:id="590"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91" w:author="QAZVIN" w:date="2019-12-31T19:06:00Z">
            <w:rPr>
              <w:rFonts w:asciiTheme="majorBidi" w:hAnsiTheme="majorBidi" w:cstheme="majorBidi"/>
              <w:sz w:val="32"/>
              <w:szCs w:val="32"/>
            </w:rPr>
          </w:rPrChange>
        </w:rPr>
        <w:t>A thumbnail image</w:t>
      </w:r>
    </w:p>
    <w:p w:rsidR="004A047A" w:rsidRPr="003A3944" w:rsidRDefault="004A047A" w:rsidP="004A047A">
      <w:pPr>
        <w:pStyle w:val="NoSpacing"/>
        <w:numPr>
          <w:ilvl w:val="0"/>
          <w:numId w:val="3"/>
        </w:numPr>
        <w:spacing w:line="276" w:lineRule="auto"/>
        <w:jc w:val="both"/>
        <w:rPr>
          <w:rFonts w:asciiTheme="majorBidi" w:hAnsiTheme="majorBidi" w:cstheme="majorBidi"/>
          <w:sz w:val="20"/>
          <w:szCs w:val="20"/>
          <w:rPrChange w:id="59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93" w:author="QAZVIN" w:date="2019-12-31T19:06:00Z">
            <w:rPr>
              <w:rFonts w:asciiTheme="majorBidi" w:hAnsiTheme="majorBidi" w:cstheme="majorBidi"/>
              <w:sz w:val="32"/>
              <w:szCs w:val="32"/>
            </w:rPr>
          </w:rPrChange>
        </w:rPr>
        <w:t>A link to the corresponding page on the Profimedia web-site</w:t>
      </w:r>
    </w:p>
    <w:p w:rsidR="004A047A" w:rsidRPr="003A3944" w:rsidRDefault="004A047A" w:rsidP="004A047A">
      <w:pPr>
        <w:pStyle w:val="NoSpacing"/>
        <w:numPr>
          <w:ilvl w:val="0"/>
          <w:numId w:val="3"/>
        </w:numPr>
        <w:spacing w:line="276" w:lineRule="auto"/>
        <w:jc w:val="both"/>
        <w:rPr>
          <w:rFonts w:asciiTheme="majorBidi" w:hAnsiTheme="majorBidi" w:cstheme="majorBidi"/>
          <w:sz w:val="20"/>
          <w:szCs w:val="20"/>
          <w:rPrChange w:id="594"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95" w:author="QAZVIN" w:date="2019-12-31T19:06:00Z">
            <w:rPr>
              <w:rFonts w:asciiTheme="majorBidi" w:hAnsiTheme="majorBidi" w:cstheme="majorBidi"/>
              <w:sz w:val="32"/>
              <w:szCs w:val="32"/>
            </w:rPr>
          </w:rPrChange>
        </w:rPr>
        <w:t>Two types of image annotation: a title (typically 3 to 10 words) and keywords (about 20 keywords per image in average) mostly in English (about 95%)</w:t>
      </w:r>
    </w:p>
    <w:p w:rsidR="004A047A" w:rsidRPr="003A3944" w:rsidRDefault="004A047A" w:rsidP="004A047A">
      <w:pPr>
        <w:pStyle w:val="NoSpacing"/>
        <w:numPr>
          <w:ilvl w:val="0"/>
          <w:numId w:val="3"/>
        </w:numPr>
        <w:spacing w:line="276" w:lineRule="auto"/>
        <w:jc w:val="both"/>
        <w:rPr>
          <w:rFonts w:asciiTheme="majorBidi" w:hAnsiTheme="majorBidi" w:cstheme="majorBidi"/>
          <w:sz w:val="20"/>
          <w:szCs w:val="20"/>
          <w:rPrChange w:id="596"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97" w:author="QAZVIN" w:date="2019-12-31T19:06:00Z">
            <w:rPr>
              <w:rFonts w:asciiTheme="majorBidi" w:hAnsiTheme="majorBidi" w:cstheme="majorBidi"/>
              <w:sz w:val="32"/>
              <w:szCs w:val="32"/>
            </w:rPr>
          </w:rPrChange>
        </w:rPr>
        <w:t>Five MPEG-7 visual descriptors extracted from the original image content: Scalable Color, Color Structure, Color Layout, Edge Histogram and Region Shape. 4.5.1 Textual Queries</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598"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599" w:author="QAZVIN" w:date="2019-12-31T19:06:00Z">
            <w:rPr>
              <w:rFonts w:asciiTheme="majorBidi" w:hAnsiTheme="majorBidi" w:cstheme="majorBidi"/>
              <w:sz w:val="32"/>
              <w:szCs w:val="32"/>
            </w:rPr>
          </w:rPrChange>
        </w:rPr>
        <w:t>The rest of this section describes the differences between ISSE and this search engine in each search method.</w:t>
      </w:r>
    </w:p>
    <w:p w:rsidR="004A047A" w:rsidRPr="003A3944" w:rsidRDefault="004A047A" w:rsidP="004A047A">
      <w:pPr>
        <w:pStyle w:val="Heading3"/>
        <w:spacing w:line="276" w:lineRule="auto"/>
        <w:rPr>
          <w:sz w:val="20"/>
          <w:szCs w:val="20"/>
          <w:rPrChange w:id="600" w:author="QAZVIN" w:date="2019-12-31T19:06:00Z">
            <w:rPr>
              <w:sz w:val="32"/>
              <w:szCs w:val="32"/>
            </w:rPr>
          </w:rPrChange>
        </w:rPr>
      </w:pPr>
      <w:r w:rsidRPr="003A3944">
        <w:rPr>
          <w:sz w:val="20"/>
          <w:szCs w:val="20"/>
          <w:rPrChange w:id="601" w:author="QAZVIN" w:date="2019-12-31T19:06:00Z">
            <w:rPr>
              <w:rFonts w:asciiTheme="minorHAnsi" w:eastAsiaTheme="minorHAnsi" w:hAnsiTheme="minorHAnsi" w:cstheme="minorBidi"/>
              <w:bCs w:val="0"/>
              <w:sz w:val="32"/>
              <w:szCs w:val="32"/>
            </w:rPr>
          </w:rPrChange>
        </w:rPr>
        <w:t>4.5.1 Textual Queries</w:t>
      </w:r>
    </w:p>
    <w:p w:rsidR="004A047A" w:rsidRPr="003A3944" w:rsidRDefault="004A047A" w:rsidP="004A047A">
      <w:pPr>
        <w:pStyle w:val="NoSpacing"/>
        <w:spacing w:line="276" w:lineRule="auto"/>
        <w:jc w:val="both"/>
        <w:rPr>
          <w:rFonts w:asciiTheme="majorBidi" w:hAnsiTheme="majorBidi" w:cstheme="majorBidi"/>
          <w:sz w:val="20"/>
          <w:szCs w:val="20"/>
          <w:rPrChange w:id="60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03" w:author="QAZVIN" w:date="2019-12-31T19:06:00Z">
            <w:rPr>
              <w:rFonts w:asciiTheme="majorBidi" w:hAnsiTheme="majorBidi" w:cstheme="majorBidi"/>
              <w:sz w:val="32"/>
              <w:szCs w:val="32"/>
            </w:rPr>
          </w:rPrChange>
        </w:rPr>
        <w:t>The textual query in this search engine, like ISSE, is based on the keywords of each image. However, not only it doesn’t provide related keywords for each query,</w:t>
      </w:r>
      <w:ins w:id="604" w:author="QAZVIN" w:date="2019-12-30T08:22:00Z">
        <w:r w:rsidR="002558A8" w:rsidRPr="003A3944">
          <w:rPr>
            <w:rFonts w:asciiTheme="majorBidi" w:hAnsiTheme="majorBidi" w:cstheme="majorBidi"/>
            <w:sz w:val="20"/>
            <w:szCs w:val="20"/>
            <w:rPrChange w:id="605" w:author="QAZVIN" w:date="2019-12-31T19:06:00Z">
              <w:rPr>
                <w:rFonts w:asciiTheme="majorBidi" w:hAnsiTheme="majorBidi" w:cstheme="majorBidi"/>
                <w:sz w:val="32"/>
                <w:szCs w:val="32"/>
              </w:rPr>
            </w:rPrChange>
          </w:rPr>
          <w:t xml:space="preserve"> </w:t>
        </w:r>
        <w:r w:rsidR="002558A8" w:rsidRPr="006D48BB">
          <w:rPr>
            <w:rFonts w:asciiTheme="majorBidi" w:hAnsiTheme="majorBidi" w:cstheme="majorBidi"/>
            <w:sz w:val="20"/>
            <w:szCs w:val="20"/>
            <w:rPrChange w:id="606" w:author="QAZVIN" w:date="2019-12-31T20:28:00Z">
              <w:rPr>
                <w:rFonts w:asciiTheme="majorBidi" w:hAnsiTheme="majorBidi" w:cstheme="majorBidi"/>
                <w:sz w:val="32"/>
                <w:szCs w:val="32"/>
              </w:rPr>
            </w:rPrChange>
          </w:rPr>
          <w:t>also</w:t>
        </w:r>
      </w:ins>
      <w:r w:rsidRPr="006D48BB">
        <w:rPr>
          <w:rFonts w:asciiTheme="majorBidi" w:hAnsiTheme="majorBidi" w:cstheme="majorBidi"/>
          <w:sz w:val="20"/>
          <w:szCs w:val="20"/>
          <w:rPrChange w:id="607" w:author="QAZVIN" w:date="2019-12-31T20:28:00Z">
            <w:rPr>
              <w:rFonts w:asciiTheme="majorBidi" w:hAnsiTheme="majorBidi" w:cstheme="majorBidi"/>
              <w:sz w:val="32"/>
              <w:szCs w:val="32"/>
            </w:rPr>
          </w:rPrChange>
        </w:rPr>
        <w:t xml:space="preserve"> </w:t>
      </w:r>
      <w:r w:rsidRPr="003A3944">
        <w:rPr>
          <w:rFonts w:asciiTheme="majorBidi" w:hAnsiTheme="majorBidi" w:cstheme="majorBidi"/>
          <w:sz w:val="20"/>
          <w:szCs w:val="20"/>
          <w:rPrChange w:id="608" w:author="QAZVIN" w:date="2019-12-31T19:06:00Z">
            <w:rPr>
              <w:rFonts w:asciiTheme="majorBidi" w:hAnsiTheme="majorBidi" w:cstheme="majorBidi"/>
              <w:sz w:val="32"/>
              <w:szCs w:val="32"/>
            </w:rPr>
          </w:rPrChange>
        </w:rPr>
        <w:t>this search engine is not a semantic search engine and suffices to only to a simple database query to find relative images and doesn’t use ontology to find similar images. Fig 11 shows the results for “flower” in this search engine.</w:t>
      </w:r>
    </w:p>
    <w:p w:rsidR="004A047A" w:rsidRPr="003A3944" w:rsidRDefault="004A047A" w:rsidP="004A047A">
      <w:pPr>
        <w:pStyle w:val="NoSpacing"/>
        <w:keepNext/>
        <w:spacing w:line="276" w:lineRule="auto"/>
        <w:jc w:val="center"/>
        <w:rPr>
          <w:rFonts w:asciiTheme="majorBidi" w:hAnsiTheme="majorBidi" w:cstheme="majorBidi"/>
          <w:sz w:val="20"/>
          <w:szCs w:val="20"/>
          <w:rPrChange w:id="609"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tl/>
          <w:rPrChange w:id="610">
            <w:rPr>
              <w:rFonts w:asciiTheme="majorBidi" w:hAnsiTheme="majorBidi" w:cstheme="majorBidi"/>
              <w:noProof/>
              <w:sz w:val="32"/>
              <w:szCs w:val="32"/>
              <w:rtl/>
            </w:rPr>
          </w:rPrChange>
        </w:rPr>
        <w:drawing>
          <wp:inline distT="0" distB="0" distL="0" distR="0" wp14:anchorId="2AA178EA" wp14:editId="0FA86BD9">
            <wp:extent cx="2746247"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4455" cy="1222844"/>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611"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612"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613"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614"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615" w:author="QAZVIN" w:date="2019-12-31T19:06:00Z">
            <w:rPr>
              <w:rFonts w:asciiTheme="majorBidi" w:hAnsiTheme="majorBidi" w:cstheme="majorBidi"/>
              <w:b w:val="0"/>
              <w:bCs w:val="0"/>
              <w:noProof/>
              <w:color w:val="auto"/>
              <w:sz w:val="32"/>
              <w:szCs w:val="32"/>
            </w:rPr>
          </w:rPrChange>
        </w:rPr>
        <w:fldChar w:fldCharType="separate"/>
      </w:r>
      <w:ins w:id="616" w:author="Omid Khalafbeigi" w:date="2020-01-01T22:04:00Z">
        <w:r w:rsidR="00701201">
          <w:rPr>
            <w:rFonts w:asciiTheme="majorBidi" w:hAnsiTheme="majorBidi" w:cstheme="majorBidi"/>
            <w:noProof/>
            <w:color w:val="auto"/>
            <w:sz w:val="20"/>
            <w:szCs w:val="20"/>
          </w:rPr>
          <w:t>11</w:t>
        </w:r>
      </w:ins>
      <w:del w:id="617" w:author="Omid Khalafbeigi" w:date="2020-01-01T22:03:00Z">
        <w:r w:rsidRPr="003A3944" w:rsidDel="00701201">
          <w:rPr>
            <w:rFonts w:asciiTheme="majorBidi" w:hAnsiTheme="majorBidi" w:cstheme="majorBidi"/>
            <w:noProof/>
            <w:color w:val="auto"/>
            <w:sz w:val="20"/>
            <w:szCs w:val="20"/>
            <w:rPrChange w:id="618" w:author="QAZVIN" w:date="2019-12-31T19:06:00Z">
              <w:rPr>
                <w:rFonts w:asciiTheme="majorBidi" w:hAnsiTheme="majorBidi" w:cstheme="majorBidi"/>
                <w:b w:val="0"/>
                <w:bCs w:val="0"/>
                <w:noProof/>
                <w:color w:val="auto"/>
                <w:sz w:val="32"/>
                <w:szCs w:val="32"/>
              </w:rPr>
            </w:rPrChange>
          </w:rPr>
          <w:delText>11</w:delText>
        </w:r>
      </w:del>
      <w:r w:rsidRPr="003A3944">
        <w:rPr>
          <w:rFonts w:asciiTheme="majorBidi" w:hAnsiTheme="majorBidi" w:cstheme="majorBidi"/>
          <w:noProof/>
          <w:color w:val="auto"/>
          <w:sz w:val="20"/>
          <w:szCs w:val="20"/>
          <w:rPrChange w:id="619"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620" w:author="QAZVIN" w:date="2019-12-31T19:06:00Z">
            <w:rPr>
              <w:rFonts w:asciiTheme="majorBidi" w:hAnsiTheme="majorBidi" w:cstheme="majorBidi"/>
              <w:b w:val="0"/>
              <w:bCs w:val="0"/>
              <w:noProof/>
              <w:color w:val="auto"/>
              <w:sz w:val="32"/>
              <w:szCs w:val="32"/>
            </w:rPr>
          </w:rPrChange>
        </w:rPr>
        <w:t xml:space="preserve"> Results for "flower" in MUFIN</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621"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22" w:author="QAZVIN" w:date="2019-12-31T19:06:00Z">
            <w:rPr>
              <w:rFonts w:asciiTheme="majorBidi" w:hAnsiTheme="majorBidi" w:cstheme="majorBidi"/>
              <w:sz w:val="32"/>
              <w:szCs w:val="32"/>
            </w:rPr>
          </w:rPrChange>
        </w:rPr>
        <w:t xml:space="preserve">In addition, the database for keywords and images doesn’t grow overtime and it is only a static </w:t>
      </w:r>
      <w:r w:rsidRPr="003A3944">
        <w:rPr>
          <w:rFonts w:asciiTheme="majorBidi" w:hAnsiTheme="majorBidi" w:cstheme="majorBidi"/>
          <w:sz w:val="20"/>
          <w:szCs w:val="20"/>
          <w:rPrChange w:id="623" w:author="QAZVIN" w:date="2019-12-31T19:06:00Z">
            <w:rPr>
              <w:rFonts w:asciiTheme="majorBidi" w:hAnsiTheme="majorBidi" w:cstheme="majorBidi"/>
              <w:sz w:val="32"/>
              <w:szCs w:val="32"/>
            </w:rPr>
          </w:rPrChange>
        </w:rPr>
        <w:lastRenderedPageBreak/>
        <w:t>database containing a limited number of images. In ISSE, however, the design and implementation is in such</w:t>
      </w:r>
      <w:ins w:id="624" w:author="QAZVIN" w:date="2019-12-30T08:26:00Z">
        <w:r w:rsidR="002558A8" w:rsidRPr="003A3944">
          <w:rPr>
            <w:rFonts w:asciiTheme="majorBidi" w:hAnsiTheme="majorBidi" w:cstheme="majorBidi"/>
            <w:sz w:val="20"/>
            <w:szCs w:val="20"/>
            <w:rPrChange w:id="625" w:author="QAZVIN" w:date="2019-12-31T19:06:00Z">
              <w:rPr>
                <w:rFonts w:asciiTheme="majorBidi" w:hAnsiTheme="majorBidi" w:cstheme="majorBidi"/>
                <w:sz w:val="32"/>
                <w:szCs w:val="32"/>
              </w:rPr>
            </w:rPrChange>
          </w:rPr>
          <w:t xml:space="preserve"> a</w:t>
        </w:r>
      </w:ins>
      <w:r w:rsidRPr="003A3944">
        <w:rPr>
          <w:rFonts w:asciiTheme="majorBidi" w:hAnsiTheme="majorBidi" w:cstheme="majorBidi"/>
          <w:sz w:val="20"/>
          <w:szCs w:val="20"/>
          <w:rPrChange w:id="626" w:author="QAZVIN" w:date="2019-12-31T19:06:00Z">
            <w:rPr>
              <w:rFonts w:asciiTheme="majorBidi" w:hAnsiTheme="majorBidi" w:cstheme="majorBidi"/>
              <w:sz w:val="32"/>
              <w:szCs w:val="32"/>
            </w:rPr>
          </w:rPrChange>
        </w:rPr>
        <w:t xml:space="preserve"> way that it will be growing overtime and can start with a small dataset.</w:t>
      </w:r>
    </w:p>
    <w:p w:rsidR="004A047A" w:rsidRPr="003A3944" w:rsidRDefault="004A047A" w:rsidP="004A047A">
      <w:pPr>
        <w:pStyle w:val="Heading3"/>
        <w:spacing w:line="276" w:lineRule="auto"/>
        <w:rPr>
          <w:sz w:val="20"/>
          <w:szCs w:val="20"/>
          <w:rPrChange w:id="627" w:author="QAZVIN" w:date="2019-12-31T19:06:00Z">
            <w:rPr>
              <w:sz w:val="32"/>
              <w:szCs w:val="32"/>
            </w:rPr>
          </w:rPrChange>
        </w:rPr>
      </w:pPr>
      <w:r w:rsidRPr="003A3944">
        <w:rPr>
          <w:sz w:val="20"/>
          <w:szCs w:val="20"/>
          <w:rPrChange w:id="628" w:author="QAZVIN" w:date="2019-12-31T19:06:00Z">
            <w:rPr>
              <w:rFonts w:asciiTheme="minorHAnsi" w:eastAsiaTheme="minorHAnsi" w:hAnsiTheme="minorHAnsi" w:cstheme="minorBidi"/>
              <w:bCs w:val="0"/>
              <w:sz w:val="32"/>
              <w:szCs w:val="32"/>
            </w:rPr>
          </w:rPrChange>
        </w:rPr>
        <w:t>4.5.2 Content-Based Queries</w:t>
      </w:r>
    </w:p>
    <w:p w:rsidR="004A047A" w:rsidRPr="003A3944" w:rsidRDefault="004A047A" w:rsidP="004A047A">
      <w:pPr>
        <w:pStyle w:val="NoSpacing"/>
        <w:spacing w:line="276" w:lineRule="auto"/>
        <w:jc w:val="both"/>
        <w:rPr>
          <w:rFonts w:asciiTheme="majorBidi" w:hAnsiTheme="majorBidi" w:cstheme="majorBidi"/>
          <w:sz w:val="20"/>
          <w:szCs w:val="20"/>
          <w:rPrChange w:id="629"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30" w:author="QAZVIN" w:date="2019-12-31T19:06:00Z">
            <w:rPr>
              <w:rFonts w:asciiTheme="majorBidi" w:hAnsiTheme="majorBidi" w:cstheme="majorBidi"/>
              <w:sz w:val="32"/>
              <w:szCs w:val="32"/>
            </w:rPr>
          </w:rPrChange>
        </w:rPr>
        <w:t>The MUFIN search engine does not offer the image upload functionality to the users and the content-based image search can only be initiated using the “visually similar” link at the bottom of each thumbnail on the result page. This means it can only search for initial images in its database and not an image provided by the user. Fig. 12 shows the results for the second result image presented in the Fig. 11.</w:t>
      </w:r>
    </w:p>
    <w:p w:rsidR="004A047A" w:rsidRPr="003A3944" w:rsidRDefault="004A047A" w:rsidP="004A047A">
      <w:pPr>
        <w:pStyle w:val="NoSpacing"/>
        <w:keepNext/>
        <w:spacing w:line="276" w:lineRule="auto"/>
        <w:jc w:val="center"/>
        <w:rPr>
          <w:rFonts w:asciiTheme="majorBidi" w:hAnsiTheme="majorBidi" w:cstheme="majorBidi"/>
          <w:sz w:val="20"/>
          <w:szCs w:val="20"/>
          <w:rPrChange w:id="631" w:author="QAZVIN" w:date="2019-12-31T19:06:00Z">
            <w:rPr>
              <w:rFonts w:asciiTheme="majorBidi" w:hAnsiTheme="majorBidi" w:cstheme="majorBidi"/>
              <w:sz w:val="32"/>
              <w:szCs w:val="32"/>
            </w:rPr>
          </w:rPrChange>
        </w:rPr>
      </w:pPr>
      <w:r w:rsidRPr="003A3944">
        <w:rPr>
          <w:rFonts w:asciiTheme="majorBidi" w:hAnsiTheme="majorBidi" w:cstheme="majorBidi"/>
          <w:noProof/>
          <w:sz w:val="20"/>
          <w:szCs w:val="20"/>
          <w:rtl/>
          <w:rPrChange w:id="632">
            <w:rPr>
              <w:rFonts w:asciiTheme="majorBidi" w:hAnsiTheme="majorBidi" w:cstheme="majorBidi"/>
              <w:noProof/>
              <w:sz w:val="32"/>
              <w:szCs w:val="32"/>
              <w:rtl/>
            </w:rPr>
          </w:rPrChange>
        </w:rPr>
        <w:drawing>
          <wp:inline distT="0" distB="0" distL="0" distR="0" wp14:anchorId="4B3E1835" wp14:editId="283381D2">
            <wp:extent cx="2759215" cy="12287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886" cy="1229469"/>
                    </a:xfrm>
                    <a:prstGeom prst="rect">
                      <a:avLst/>
                    </a:prstGeom>
                  </pic:spPr>
                </pic:pic>
              </a:graphicData>
            </a:graphic>
          </wp:inline>
        </w:drawing>
      </w:r>
    </w:p>
    <w:p w:rsidR="004A047A" w:rsidRPr="003A3944" w:rsidRDefault="004A047A" w:rsidP="004A047A">
      <w:pPr>
        <w:pStyle w:val="Caption"/>
        <w:jc w:val="center"/>
        <w:rPr>
          <w:rFonts w:asciiTheme="majorBidi" w:hAnsiTheme="majorBidi" w:cstheme="majorBidi"/>
          <w:b w:val="0"/>
          <w:bCs w:val="0"/>
          <w:noProof/>
          <w:color w:val="auto"/>
          <w:sz w:val="20"/>
          <w:szCs w:val="20"/>
          <w:rPrChange w:id="633" w:author="QAZVIN" w:date="2019-12-31T19:06:00Z">
            <w:rPr>
              <w:rFonts w:asciiTheme="majorBidi" w:hAnsiTheme="majorBidi" w:cstheme="majorBidi"/>
              <w:b w:val="0"/>
              <w:bCs w:val="0"/>
              <w:noProof/>
              <w:color w:val="auto"/>
              <w:sz w:val="32"/>
              <w:szCs w:val="32"/>
            </w:rPr>
          </w:rPrChange>
        </w:rPr>
      </w:pPr>
      <w:r w:rsidRPr="003A3944">
        <w:rPr>
          <w:rFonts w:asciiTheme="majorBidi" w:hAnsiTheme="majorBidi" w:cstheme="majorBidi"/>
          <w:noProof/>
          <w:color w:val="auto"/>
          <w:sz w:val="20"/>
          <w:szCs w:val="20"/>
          <w:rPrChange w:id="634" w:author="QAZVIN" w:date="2019-12-31T19:06:00Z">
            <w:rPr>
              <w:rFonts w:asciiTheme="majorBidi" w:hAnsiTheme="majorBidi" w:cstheme="majorBidi"/>
              <w:b w:val="0"/>
              <w:bCs w:val="0"/>
              <w:noProof/>
              <w:color w:val="auto"/>
              <w:sz w:val="32"/>
              <w:szCs w:val="32"/>
            </w:rPr>
          </w:rPrChange>
        </w:rPr>
        <w:t>Fig.</w:t>
      </w:r>
      <w:r w:rsidRPr="003A3944">
        <w:rPr>
          <w:rFonts w:asciiTheme="majorBidi" w:hAnsiTheme="majorBidi" w:cstheme="majorBidi"/>
          <w:noProof/>
          <w:color w:val="auto"/>
          <w:sz w:val="20"/>
          <w:szCs w:val="20"/>
          <w:rPrChange w:id="635" w:author="QAZVIN" w:date="2019-12-31T19:06:00Z">
            <w:rPr>
              <w:rFonts w:asciiTheme="majorBidi" w:hAnsiTheme="majorBidi" w:cstheme="majorBidi"/>
              <w:b w:val="0"/>
              <w:bCs w:val="0"/>
              <w:noProof/>
              <w:color w:val="auto"/>
              <w:sz w:val="32"/>
              <w:szCs w:val="32"/>
            </w:rPr>
          </w:rPrChange>
        </w:rPr>
        <w:fldChar w:fldCharType="begin"/>
      </w:r>
      <w:r w:rsidRPr="003A3944">
        <w:rPr>
          <w:rFonts w:asciiTheme="majorBidi" w:hAnsiTheme="majorBidi" w:cstheme="majorBidi"/>
          <w:noProof/>
          <w:color w:val="auto"/>
          <w:sz w:val="20"/>
          <w:szCs w:val="20"/>
          <w:rPrChange w:id="636" w:author="QAZVIN" w:date="2019-12-31T19:06:00Z">
            <w:rPr>
              <w:rFonts w:asciiTheme="majorBidi" w:hAnsiTheme="majorBidi" w:cstheme="majorBidi"/>
              <w:b w:val="0"/>
              <w:bCs w:val="0"/>
              <w:noProof/>
              <w:color w:val="auto"/>
              <w:sz w:val="32"/>
              <w:szCs w:val="32"/>
            </w:rPr>
          </w:rPrChange>
        </w:rPr>
        <w:instrText xml:space="preserve"> SEQ Figure \* ARABIC </w:instrText>
      </w:r>
      <w:r w:rsidRPr="003A3944">
        <w:rPr>
          <w:rFonts w:asciiTheme="majorBidi" w:hAnsiTheme="majorBidi" w:cstheme="majorBidi"/>
          <w:noProof/>
          <w:color w:val="auto"/>
          <w:sz w:val="20"/>
          <w:szCs w:val="20"/>
          <w:rPrChange w:id="637" w:author="QAZVIN" w:date="2019-12-31T19:06:00Z">
            <w:rPr>
              <w:rFonts w:asciiTheme="majorBidi" w:hAnsiTheme="majorBidi" w:cstheme="majorBidi"/>
              <w:b w:val="0"/>
              <w:bCs w:val="0"/>
              <w:noProof/>
              <w:color w:val="auto"/>
              <w:sz w:val="32"/>
              <w:szCs w:val="32"/>
            </w:rPr>
          </w:rPrChange>
        </w:rPr>
        <w:fldChar w:fldCharType="separate"/>
      </w:r>
      <w:ins w:id="638" w:author="Omid Khalafbeigi" w:date="2020-01-01T22:04:00Z">
        <w:r w:rsidR="00701201">
          <w:rPr>
            <w:rFonts w:asciiTheme="majorBidi" w:hAnsiTheme="majorBidi" w:cstheme="majorBidi"/>
            <w:noProof/>
            <w:color w:val="auto"/>
            <w:sz w:val="20"/>
            <w:szCs w:val="20"/>
          </w:rPr>
          <w:t>12</w:t>
        </w:r>
      </w:ins>
      <w:del w:id="639" w:author="Omid Khalafbeigi" w:date="2020-01-01T22:03:00Z">
        <w:r w:rsidRPr="003A3944" w:rsidDel="00701201">
          <w:rPr>
            <w:rFonts w:asciiTheme="majorBidi" w:hAnsiTheme="majorBidi" w:cstheme="majorBidi"/>
            <w:noProof/>
            <w:color w:val="auto"/>
            <w:sz w:val="20"/>
            <w:szCs w:val="20"/>
            <w:rPrChange w:id="640" w:author="QAZVIN" w:date="2019-12-31T19:06:00Z">
              <w:rPr>
                <w:rFonts w:asciiTheme="majorBidi" w:hAnsiTheme="majorBidi" w:cstheme="majorBidi"/>
                <w:b w:val="0"/>
                <w:bCs w:val="0"/>
                <w:noProof/>
                <w:color w:val="auto"/>
                <w:sz w:val="32"/>
                <w:szCs w:val="32"/>
              </w:rPr>
            </w:rPrChange>
          </w:rPr>
          <w:delText>12</w:delText>
        </w:r>
      </w:del>
      <w:r w:rsidRPr="003A3944">
        <w:rPr>
          <w:rFonts w:asciiTheme="majorBidi" w:hAnsiTheme="majorBidi" w:cstheme="majorBidi"/>
          <w:noProof/>
          <w:color w:val="auto"/>
          <w:sz w:val="20"/>
          <w:szCs w:val="20"/>
          <w:rPrChange w:id="641" w:author="QAZVIN" w:date="2019-12-31T19:06:00Z">
            <w:rPr>
              <w:rFonts w:asciiTheme="majorBidi" w:hAnsiTheme="majorBidi" w:cstheme="majorBidi"/>
              <w:b w:val="0"/>
              <w:bCs w:val="0"/>
              <w:noProof/>
              <w:color w:val="auto"/>
              <w:sz w:val="32"/>
              <w:szCs w:val="32"/>
            </w:rPr>
          </w:rPrChange>
        </w:rPr>
        <w:fldChar w:fldCharType="end"/>
      </w:r>
      <w:r w:rsidRPr="003A3944">
        <w:rPr>
          <w:rFonts w:asciiTheme="majorBidi" w:hAnsiTheme="majorBidi" w:cstheme="majorBidi"/>
          <w:b w:val="0"/>
          <w:bCs w:val="0"/>
          <w:noProof/>
          <w:color w:val="auto"/>
          <w:sz w:val="20"/>
          <w:szCs w:val="20"/>
          <w:rPrChange w:id="642" w:author="QAZVIN" w:date="2019-12-31T19:06:00Z">
            <w:rPr>
              <w:rFonts w:asciiTheme="majorBidi" w:hAnsiTheme="majorBidi" w:cstheme="majorBidi"/>
              <w:b w:val="0"/>
              <w:bCs w:val="0"/>
              <w:noProof/>
              <w:color w:val="auto"/>
              <w:sz w:val="32"/>
              <w:szCs w:val="32"/>
            </w:rPr>
          </w:rPrChange>
        </w:rPr>
        <w:t xml:space="preserve"> Content-based image search result for second image of Fig. 11</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643"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44" w:author="QAZVIN" w:date="2019-12-31T19:06:00Z">
            <w:rPr>
              <w:rFonts w:asciiTheme="majorBidi" w:hAnsiTheme="majorBidi" w:cstheme="majorBidi"/>
              <w:sz w:val="32"/>
              <w:szCs w:val="32"/>
            </w:rPr>
          </w:rPrChange>
        </w:rPr>
        <w:t>As it is comprehensive from Fig. 13, the MUFIN search engine does not usually offer an acceptable result set in content-based image searches. Additionally, the lack of semantically checking the contents of the images for relevant data is obvious. In Fig 13, the only flower (which is the context of the image the search is based on), is the first image which is the image the search is initiated from. This could be easily prevented since all the images in the database have keywords and the initial image has keywords itself. Comparing these results with the ones using algorithms such as SIFT shows this method’s weaknesses.</w:t>
      </w:r>
    </w:p>
    <w:p w:rsidR="004A047A" w:rsidRPr="003A3944" w:rsidRDefault="004A047A" w:rsidP="004A047A">
      <w:pPr>
        <w:pStyle w:val="Heading1"/>
        <w:spacing w:before="360" w:after="240"/>
        <w:rPr>
          <w:rFonts w:asciiTheme="majorBidi" w:hAnsiTheme="majorBidi"/>
          <w:color w:val="auto"/>
          <w:sz w:val="20"/>
          <w:szCs w:val="20"/>
          <w:rPrChange w:id="645" w:author="QAZVIN" w:date="2019-12-31T19:06:00Z">
            <w:rPr>
              <w:rFonts w:asciiTheme="majorBidi" w:hAnsiTheme="majorBidi"/>
              <w:color w:val="auto"/>
              <w:sz w:val="32"/>
              <w:szCs w:val="32"/>
            </w:rPr>
          </w:rPrChange>
        </w:rPr>
      </w:pPr>
      <w:r w:rsidRPr="003A3944">
        <w:rPr>
          <w:rFonts w:asciiTheme="majorBidi" w:hAnsiTheme="majorBidi"/>
          <w:color w:val="auto"/>
          <w:sz w:val="20"/>
          <w:szCs w:val="20"/>
          <w:rPrChange w:id="646" w:author="QAZVIN" w:date="2019-12-31T19:06:00Z">
            <w:rPr>
              <w:rFonts w:asciiTheme="majorBidi" w:eastAsiaTheme="minorHAnsi" w:hAnsiTheme="majorBidi" w:cstheme="minorBidi"/>
              <w:b w:val="0"/>
              <w:bCs w:val="0"/>
              <w:color w:val="auto"/>
              <w:sz w:val="32"/>
              <w:szCs w:val="32"/>
            </w:rPr>
          </w:rPrChange>
        </w:rPr>
        <w:t>5. Conclusion</w:t>
      </w:r>
    </w:p>
    <w:p w:rsidR="004A047A" w:rsidRPr="003A3944" w:rsidRDefault="004A047A" w:rsidP="004A047A">
      <w:pPr>
        <w:pStyle w:val="NoSpacing"/>
        <w:spacing w:line="276" w:lineRule="auto"/>
        <w:jc w:val="both"/>
        <w:rPr>
          <w:rFonts w:asciiTheme="majorBidi" w:hAnsiTheme="majorBidi" w:cstheme="majorBidi"/>
          <w:sz w:val="20"/>
          <w:szCs w:val="20"/>
          <w:rPrChange w:id="647"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48" w:author="QAZVIN" w:date="2019-12-31T19:06:00Z">
            <w:rPr>
              <w:rFonts w:asciiTheme="majorBidi" w:hAnsiTheme="majorBidi" w:cstheme="majorBidi"/>
              <w:sz w:val="32"/>
              <w:szCs w:val="32"/>
            </w:rPr>
          </w:rPrChange>
        </w:rPr>
        <w:t>A semantic search engine is a type of search engine which in addition to standard methods to retrieving data, adds the value of meanings of queries and target items to consideration. One type of such search engine could be used to find images which is called a semantic image search engine. There are two methods, textual and content-based,for running searches in a semantic search engine</w:t>
      </w:r>
    </w:p>
    <w:p w:rsidR="004A047A" w:rsidRPr="003A3944" w:rsidRDefault="004A047A" w:rsidP="004A047A">
      <w:pPr>
        <w:pStyle w:val="NoSpacing"/>
        <w:spacing w:line="276" w:lineRule="auto"/>
        <w:jc w:val="both"/>
        <w:rPr>
          <w:rFonts w:asciiTheme="majorBidi" w:hAnsiTheme="majorBidi" w:cstheme="majorBidi"/>
          <w:sz w:val="20"/>
          <w:szCs w:val="20"/>
          <w:rPrChange w:id="649" w:author="QAZVIN" w:date="2019-12-31T19:06:00Z">
            <w:rPr>
              <w:rFonts w:asciiTheme="majorBidi" w:hAnsiTheme="majorBidi" w:cstheme="majorBidi"/>
              <w:sz w:val="32"/>
              <w:szCs w:val="32"/>
            </w:rPr>
          </w:rPrChange>
        </w:rPr>
      </w:pPr>
    </w:p>
    <w:p w:rsidR="004A047A" w:rsidRPr="003A3944" w:rsidRDefault="004A047A" w:rsidP="004A047A">
      <w:pPr>
        <w:bidi w:val="0"/>
        <w:rPr>
          <w:rFonts w:asciiTheme="majorBidi" w:hAnsiTheme="majorBidi" w:cstheme="majorBidi"/>
          <w:sz w:val="20"/>
          <w:szCs w:val="20"/>
          <w:rPrChange w:id="650" w:author="QAZVIN" w:date="2019-12-31T19:06:00Z">
            <w:rPr>
              <w:rFonts w:asciiTheme="majorBidi" w:hAnsiTheme="majorBidi" w:cstheme="majorBidi"/>
              <w:sz w:val="32"/>
              <w:szCs w:val="32"/>
            </w:rPr>
          </w:rPrChange>
        </w:rPr>
      </w:pPr>
      <w:r w:rsidRPr="003A3944">
        <w:rPr>
          <w:rFonts w:asciiTheme="majorBidi" w:eastAsia="Times New Roman" w:hAnsiTheme="majorBidi" w:cstheme="majorBidi"/>
          <w:b/>
          <w:bCs/>
          <w:sz w:val="20"/>
          <w:szCs w:val="20"/>
          <w:rPrChange w:id="651" w:author="QAZVIN" w:date="2019-12-31T19:06:00Z">
            <w:rPr>
              <w:rFonts w:asciiTheme="majorBidi" w:eastAsia="Times New Roman" w:hAnsiTheme="majorBidi" w:cstheme="majorBidi"/>
              <w:b/>
              <w:bCs/>
              <w:sz w:val="32"/>
              <w:szCs w:val="32"/>
              <w:lang w:bidi="ar-SA"/>
            </w:rPr>
          </w:rPrChange>
        </w:rPr>
        <w:t>Refer</w:t>
      </w:r>
      <w:r w:rsidRPr="003A3944">
        <w:rPr>
          <w:rFonts w:asciiTheme="majorBidi" w:hAnsiTheme="majorBidi" w:cstheme="majorBidi"/>
          <w:sz w:val="20"/>
          <w:szCs w:val="20"/>
          <w:rPrChange w:id="652" w:author="QAZVIN" w:date="2019-12-31T19:06:00Z">
            <w:rPr>
              <w:rFonts w:asciiTheme="majorBidi" w:hAnsiTheme="majorBidi" w:cstheme="majorBidi"/>
              <w:sz w:val="32"/>
              <w:szCs w:val="32"/>
              <w:lang w:bidi="ar-SA"/>
            </w:rPr>
          </w:rPrChange>
        </w:rPr>
        <w:t>ence</w:t>
      </w:r>
    </w:p>
    <w:p w:rsidR="004A047A" w:rsidRPr="003A3944" w:rsidRDefault="004A047A" w:rsidP="004A047A">
      <w:pPr>
        <w:pStyle w:val="NoSpacing"/>
        <w:spacing w:line="276" w:lineRule="auto"/>
        <w:jc w:val="both"/>
        <w:rPr>
          <w:rFonts w:asciiTheme="majorBidi" w:hAnsiTheme="majorBidi" w:cstheme="majorBidi"/>
          <w:sz w:val="20"/>
          <w:szCs w:val="20"/>
          <w:rPrChange w:id="653" w:author="QAZVIN" w:date="2019-12-31T19:06:00Z">
            <w:rPr>
              <w:rFonts w:asciiTheme="majorBidi" w:hAnsiTheme="majorBidi" w:cstheme="majorBidi"/>
              <w:sz w:val="32"/>
              <w:szCs w:val="32"/>
            </w:rPr>
          </w:rPrChange>
        </w:rPr>
      </w:pPr>
    </w:p>
    <w:p w:rsidR="004A047A" w:rsidRPr="003A3944" w:rsidRDefault="004A047A" w:rsidP="004A047A">
      <w:pPr>
        <w:pStyle w:val="NoSpacing"/>
        <w:spacing w:line="276" w:lineRule="auto"/>
        <w:jc w:val="both"/>
        <w:rPr>
          <w:rFonts w:asciiTheme="majorBidi" w:hAnsiTheme="majorBidi" w:cstheme="majorBidi"/>
          <w:sz w:val="20"/>
          <w:szCs w:val="20"/>
          <w:rPrChange w:id="654" w:author="QAZVIN" w:date="2019-12-31T19:06:00Z">
            <w:rPr>
              <w:rFonts w:asciiTheme="majorBidi" w:hAnsiTheme="majorBidi" w:cstheme="majorBidi"/>
              <w:sz w:val="32"/>
              <w:szCs w:val="32"/>
            </w:rPr>
          </w:rPrChange>
        </w:rPr>
      </w:pPr>
    </w:p>
    <w:p w:rsidR="004A047A" w:rsidRPr="003A3944" w:rsidRDefault="004A047A">
      <w:pPr>
        <w:pStyle w:val="NoSpacing"/>
        <w:spacing w:line="276" w:lineRule="auto"/>
        <w:ind w:firstLine="360"/>
        <w:jc w:val="both"/>
        <w:rPr>
          <w:rFonts w:asciiTheme="majorBidi" w:hAnsiTheme="majorBidi" w:cstheme="majorBidi"/>
          <w:sz w:val="20"/>
          <w:szCs w:val="20"/>
          <w:rPrChange w:id="655"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56" w:author="QAZVIN" w:date="2019-12-31T19:06:00Z">
            <w:rPr>
              <w:rFonts w:asciiTheme="majorBidi" w:hAnsiTheme="majorBidi" w:cstheme="majorBidi"/>
              <w:sz w:val="32"/>
              <w:szCs w:val="32"/>
            </w:rPr>
          </w:rPrChange>
        </w:rPr>
        <w:t xml:space="preserve">In the proposed search engine, ISSE, the textual search queries is validated through keywords of images and the ontology database which all are gathered using YAPTCHA service. The related queries is presented to the users to make it easier to refine his/her search. The content-based image search is ran through SIFT algorithm and after that the related results with similar contexts </w:t>
      </w:r>
      <w:del w:id="657" w:author="QAZVIN" w:date="2019-12-30T08:39:00Z">
        <w:r w:rsidRPr="001F75D1" w:rsidDel="000E2FAC">
          <w:rPr>
            <w:rFonts w:asciiTheme="majorBidi" w:hAnsiTheme="majorBidi" w:cstheme="majorBidi"/>
            <w:sz w:val="20"/>
            <w:szCs w:val="20"/>
            <w:rPrChange w:id="658" w:author="QAZVIN" w:date="2019-12-31T20:28:00Z">
              <w:rPr>
                <w:rFonts w:asciiTheme="majorBidi" w:hAnsiTheme="majorBidi" w:cstheme="majorBidi"/>
                <w:sz w:val="32"/>
                <w:szCs w:val="32"/>
              </w:rPr>
            </w:rPrChange>
          </w:rPr>
          <w:delText xml:space="preserve">is </w:delText>
        </w:r>
      </w:del>
      <w:ins w:id="659" w:author="QAZVIN" w:date="2019-12-30T08:39:00Z">
        <w:r w:rsidR="000E2FAC" w:rsidRPr="001F75D1">
          <w:rPr>
            <w:rFonts w:asciiTheme="majorBidi" w:hAnsiTheme="majorBidi" w:cstheme="majorBidi"/>
            <w:sz w:val="20"/>
            <w:szCs w:val="20"/>
            <w:rPrChange w:id="660" w:author="QAZVIN" w:date="2019-12-31T20:28:00Z">
              <w:rPr>
                <w:rFonts w:asciiTheme="majorBidi" w:hAnsiTheme="majorBidi" w:cstheme="majorBidi"/>
                <w:color w:val="00B0F0"/>
                <w:sz w:val="32"/>
                <w:szCs w:val="32"/>
              </w:rPr>
            </w:rPrChange>
          </w:rPr>
          <w:t xml:space="preserve">are </w:t>
        </w:r>
      </w:ins>
      <w:r w:rsidRPr="003A3944">
        <w:rPr>
          <w:rFonts w:asciiTheme="majorBidi" w:hAnsiTheme="majorBidi" w:cstheme="majorBidi"/>
          <w:sz w:val="20"/>
          <w:szCs w:val="20"/>
          <w:rPrChange w:id="661" w:author="QAZVIN" w:date="2019-12-31T19:06:00Z">
            <w:rPr>
              <w:rFonts w:asciiTheme="majorBidi" w:hAnsiTheme="majorBidi" w:cstheme="majorBidi"/>
              <w:sz w:val="32"/>
              <w:szCs w:val="32"/>
            </w:rPr>
          </w:rPrChange>
        </w:rPr>
        <w:t xml:space="preserve">added to the result set. </w:t>
      </w:r>
    </w:p>
    <w:p w:rsidR="004A047A" w:rsidRPr="003A3944" w:rsidRDefault="004A047A" w:rsidP="004A047A">
      <w:pPr>
        <w:pStyle w:val="NoSpacing"/>
        <w:spacing w:line="276" w:lineRule="auto"/>
        <w:ind w:firstLine="360"/>
        <w:jc w:val="both"/>
        <w:rPr>
          <w:rFonts w:asciiTheme="majorBidi" w:hAnsiTheme="majorBidi" w:cstheme="majorBidi"/>
          <w:sz w:val="20"/>
          <w:szCs w:val="20"/>
          <w:rPrChange w:id="662"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63" w:author="QAZVIN" w:date="2019-12-31T19:06:00Z">
            <w:rPr>
              <w:rFonts w:asciiTheme="majorBidi" w:hAnsiTheme="majorBidi" w:cstheme="majorBidi"/>
              <w:sz w:val="32"/>
              <w:szCs w:val="32"/>
            </w:rPr>
          </w:rPrChange>
        </w:rPr>
        <w:t xml:space="preserve">The details of design and implementation of ISSE and comparisons between </w:t>
      </w:r>
      <w:r w:rsidRPr="001F75D1">
        <w:rPr>
          <w:rFonts w:asciiTheme="majorBidi" w:hAnsiTheme="majorBidi" w:cstheme="majorBidi"/>
          <w:sz w:val="20"/>
          <w:szCs w:val="20"/>
          <w:rPrChange w:id="664" w:author="QAZVIN" w:date="2019-12-31T20:29:00Z">
            <w:rPr>
              <w:rFonts w:asciiTheme="majorBidi" w:hAnsiTheme="majorBidi" w:cstheme="majorBidi"/>
              <w:sz w:val="32"/>
              <w:szCs w:val="32"/>
            </w:rPr>
          </w:rPrChange>
        </w:rPr>
        <w:t xml:space="preserve">it </w:t>
      </w:r>
      <w:r w:rsidRPr="003A3944">
        <w:rPr>
          <w:rFonts w:asciiTheme="majorBidi" w:hAnsiTheme="majorBidi" w:cstheme="majorBidi"/>
          <w:sz w:val="20"/>
          <w:szCs w:val="20"/>
          <w:rPrChange w:id="665" w:author="QAZVIN" w:date="2019-12-31T19:06:00Z">
            <w:rPr>
              <w:rFonts w:asciiTheme="majorBidi" w:hAnsiTheme="majorBidi" w:cstheme="majorBidi"/>
              <w:sz w:val="32"/>
              <w:szCs w:val="32"/>
            </w:rPr>
          </w:rPrChange>
        </w:rPr>
        <w:t>and other similar counterparts shows the accuracy and ease of use of this search engine.</w:t>
      </w:r>
    </w:p>
    <w:p w:rsidR="004A047A" w:rsidRPr="003A3944" w:rsidRDefault="004A047A" w:rsidP="004A047A">
      <w:pPr>
        <w:keepNext/>
        <w:keepLines/>
        <w:spacing w:before="360" w:after="240"/>
        <w:jc w:val="right"/>
        <w:outlineLvl w:val="0"/>
        <w:rPr>
          <w:rFonts w:asciiTheme="majorBidi" w:eastAsia="Times New Roman" w:hAnsiTheme="majorBidi" w:cstheme="majorBidi"/>
          <w:b/>
          <w:bCs/>
          <w:sz w:val="20"/>
          <w:szCs w:val="20"/>
          <w:rtl/>
          <w:rPrChange w:id="666" w:author="QAZVIN" w:date="2019-12-31T19:06:00Z">
            <w:rPr>
              <w:rFonts w:asciiTheme="majorBidi" w:eastAsia="Times New Roman" w:hAnsiTheme="majorBidi" w:cstheme="majorBidi"/>
              <w:b/>
              <w:bCs/>
              <w:sz w:val="32"/>
              <w:szCs w:val="32"/>
              <w:rtl/>
            </w:rPr>
          </w:rPrChange>
        </w:rPr>
      </w:pPr>
      <w:r w:rsidRPr="003A3944">
        <w:rPr>
          <w:rFonts w:asciiTheme="majorBidi" w:eastAsia="Times New Roman" w:hAnsiTheme="majorBidi" w:cstheme="majorBidi"/>
          <w:b/>
          <w:bCs/>
          <w:sz w:val="20"/>
          <w:szCs w:val="20"/>
          <w:rPrChange w:id="667" w:author="QAZVIN" w:date="2019-12-31T19:06:00Z">
            <w:rPr>
              <w:rFonts w:asciiTheme="majorBidi" w:eastAsia="Times New Roman" w:hAnsiTheme="majorBidi" w:cstheme="majorBidi"/>
              <w:b/>
              <w:bCs/>
              <w:sz w:val="32"/>
              <w:szCs w:val="32"/>
              <w:lang w:bidi="ar-SA"/>
            </w:rPr>
          </w:rPrChange>
        </w:rPr>
        <w:t>Acknowledgement</w:t>
      </w:r>
    </w:p>
    <w:p w:rsidR="004A047A" w:rsidRPr="003A3944" w:rsidRDefault="004A047A" w:rsidP="004A047A">
      <w:pPr>
        <w:pStyle w:val="NoSpacing"/>
        <w:spacing w:line="276" w:lineRule="auto"/>
        <w:jc w:val="both"/>
        <w:rPr>
          <w:rFonts w:asciiTheme="majorBidi" w:hAnsiTheme="majorBidi" w:cstheme="majorBidi"/>
          <w:sz w:val="20"/>
          <w:szCs w:val="20"/>
          <w:rPrChange w:id="668" w:author="QAZVIN" w:date="2019-12-31T19:06:00Z">
            <w:rPr>
              <w:rFonts w:asciiTheme="majorBidi" w:hAnsiTheme="majorBidi" w:cstheme="majorBidi"/>
              <w:sz w:val="32"/>
              <w:szCs w:val="32"/>
            </w:rPr>
          </w:rPrChange>
        </w:rPr>
      </w:pPr>
      <w:r w:rsidRPr="003A3944">
        <w:rPr>
          <w:rFonts w:asciiTheme="majorBidi" w:hAnsiTheme="majorBidi" w:cstheme="majorBidi"/>
          <w:sz w:val="20"/>
          <w:szCs w:val="20"/>
          <w:rPrChange w:id="669" w:author="QAZVIN" w:date="2019-12-31T19:06:00Z">
            <w:rPr>
              <w:rFonts w:asciiTheme="majorBidi" w:hAnsiTheme="majorBidi" w:cstheme="majorBidi"/>
              <w:sz w:val="32"/>
              <w:szCs w:val="32"/>
            </w:rPr>
          </w:rPrChange>
        </w:rPr>
        <w:t>The authors wish to thank the 60+university students in Bs., MSc. and PhD levels who helped in the testing process for the first YAPTCHA prototype.</w:t>
      </w:r>
    </w:p>
    <w:p w:rsidR="004A047A" w:rsidRPr="003A3944" w:rsidRDefault="004A047A" w:rsidP="004A047A">
      <w:pPr>
        <w:bidi w:val="0"/>
        <w:rPr>
          <w:rFonts w:asciiTheme="majorBidi" w:eastAsia="Times New Roman" w:hAnsiTheme="majorBidi" w:cstheme="majorBidi"/>
          <w:b/>
          <w:bCs/>
          <w:sz w:val="20"/>
          <w:szCs w:val="20"/>
          <w:rPrChange w:id="670" w:author="QAZVIN" w:date="2019-12-31T19:06:00Z">
            <w:rPr>
              <w:rFonts w:asciiTheme="majorBidi" w:eastAsia="Times New Roman" w:hAnsiTheme="majorBidi" w:cstheme="majorBidi"/>
              <w:b/>
              <w:bCs/>
              <w:sz w:val="32"/>
              <w:szCs w:val="32"/>
            </w:rPr>
          </w:rPrChange>
        </w:rPr>
      </w:pPr>
    </w:p>
    <w:p w:rsidR="004A047A" w:rsidRPr="003A3944" w:rsidRDefault="004A047A" w:rsidP="004A047A">
      <w:pPr>
        <w:bidi w:val="0"/>
        <w:rPr>
          <w:rFonts w:asciiTheme="majorBidi" w:eastAsia="Times New Roman" w:hAnsiTheme="majorBidi" w:cstheme="majorBidi"/>
          <w:b/>
          <w:bCs/>
          <w:sz w:val="20"/>
          <w:szCs w:val="20"/>
          <w:rPrChange w:id="671" w:author="QAZVIN" w:date="2019-12-31T19:06:00Z">
            <w:rPr>
              <w:rFonts w:asciiTheme="majorBidi" w:eastAsia="Times New Roman" w:hAnsiTheme="majorBidi" w:cstheme="majorBidi"/>
              <w:b/>
              <w:bCs/>
              <w:sz w:val="32"/>
              <w:szCs w:val="32"/>
            </w:rPr>
          </w:rPrChange>
        </w:rPr>
      </w:pPr>
    </w:p>
    <w:p w:rsidR="004A047A" w:rsidRPr="003A3944" w:rsidRDefault="004A047A" w:rsidP="004A047A">
      <w:pPr>
        <w:bidi w:val="0"/>
        <w:rPr>
          <w:rFonts w:asciiTheme="majorBidi" w:eastAsia="Times New Roman" w:hAnsiTheme="majorBidi" w:cstheme="majorBidi"/>
          <w:b/>
          <w:bCs/>
          <w:sz w:val="20"/>
          <w:szCs w:val="20"/>
          <w:rPrChange w:id="672" w:author="QAZVIN" w:date="2019-12-31T19:06:00Z">
            <w:rPr>
              <w:rFonts w:asciiTheme="majorBidi" w:eastAsia="Times New Roman" w:hAnsiTheme="majorBidi" w:cstheme="majorBidi"/>
              <w:b/>
              <w:bCs/>
              <w:sz w:val="32"/>
              <w:szCs w:val="32"/>
            </w:rPr>
          </w:rPrChange>
        </w:rPr>
      </w:pPr>
    </w:p>
    <w:p w:rsidR="004A047A" w:rsidRPr="003A3944" w:rsidRDefault="004A047A" w:rsidP="004A047A">
      <w:pPr>
        <w:bidi w:val="0"/>
        <w:rPr>
          <w:rFonts w:asciiTheme="majorBidi" w:eastAsia="Times New Roman" w:hAnsiTheme="majorBidi" w:cstheme="majorBidi"/>
          <w:b/>
          <w:bCs/>
          <w:sz w:val="20"/>
          <w:szCs w:val="20"/>
          <w:rPrChange w:id="673" w:author="QAZVIN" w:date="2019-12-31T19:06:00Z">
            <w:rPr>
              <w:rFonts w:asciiTheme="majorBidi" w:eastAsia="Times New Roman" w:hAnsiTheme="majorBidi" w:cstheme="majorBidi"/>
              <w:b/>
              <w:bCs/>
              <w:sz w:val="32"/>
              <w:szCs w:val="32"/>
            </w:rPr>
          </w:rPrChange>
        </w:rPr>
      </w:pPr>
    </w:p>
    <w:sectPr w:rsidR="004A047A" w:rsidRPr="003A3944" w:rsidSect="004A047A">
      <w:endnotePr>
        <w:numFmt w:val="decimal"/>
      </w:endnotePr>
      <w:type w:val="continuous"/>
      <w:pgSz w:w="11906" w:h="16838"/>
      <w:pgMar w:top="1440" w:right="1440" w:bottom="1440" w:left="1440" w:header="709" w:footer="709" w:gutter="0"/>
      <w:cols w:num="2" w:space="708"/>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A96" w:rsidRDefault="00235A96" w:rsidP="004A047A">
      <w:pPr>
        <w:spacing w:after="0" w:line="240" w:lineRule="auto"/>
      </w:pPr>
      <w:r>
        <w:separator/>
      </w:r>
    </w:p>
  </w:endnote>
  <w:endnote w:type="continuationSeparator" w:id="0">
    <w:p w:rsidR="00235A96" w:rsidRDefault="00235A96" w:rsidP="004A047A">
      <w:pPr>
        <w:spacing w:after="0" w:line="240" w:lineRule="auto"/>
      </w:pPr>
      <w:r>
        <w:continuationSeparator/>
      </w:r>
    </w:p>
  </w:endnote>
  <w:endnote w:id="1">
    <w:p w:rsidR="00EE3A39" w:rsidRDefault="00EE3A39" w:rsidP="00384CC4">
      <w:pPr>
        <w:pStyle w:val="EndnoteText"/>
        <w:ind w:left="720" w:hanging="720"/>
      </w:pPr>
      <w:r>
        <w:t>[</w:t>
      </w:r>
      <w:r w:rsidRPr="00EC4488">
        <w:rPr>
          <w:rStyle w:val="EndnoteReference"/>
        </w:rPr>
        <w:endnoteRef/>
      </w:r>
      <w:r>
        <w:t>]</w:t>
      </w:r>
      <w:r>
        <w:tab/>
        <w:t xml:space="preserve">Google Images, </w:t>
      </w:r>
      <w:hyperlink r:id="rId1" w:history="1">
        <w:r w:rsidRPr="00D93DE2">
          <w:rPr>
            <w:rStyle w:val="Hyperlink"/>
          </w:rPr>
          <w:t>http://www.google.com/imghp?hl=en&amp;tab=wi</w:t>
        </w:r>
      </w:hyperlink>
      <w:r>
        <w:t>.</w:t>
      </w:r>
    </w:p>
  </w:endnote>
  <w:endnote w:id="2">
    <w:p w:rsidR="00EE3A39" w:rsidRDefault="00EE3A39" w:rsidP="00384CC4">
      <w:pPr>
        <w:pStyle w:val="EndnoteText"/>
        <w:ind w:left="720" w:hanging="720"/>
      </w:pPr>
      <w:r>
        <w:t>[</w:t>
      </w:r>
      <w:r w:rsidRPr="00EC4488">
        <w:rPr>
          <w:rStyle w:val="EndnoteReference"/>
        </w:rPr>
        <w:endnoteRef/>
      </w:r>
      <w:r>
        <w:t>]</w:t>
      </w:r>
      <w:r>
        <w:tab/>
        <w:t xml:space="preserve">Bing Images- Search the web for pictures, photos &amp; images, </w:t>
      </w:r>
      <w:hyperlink r:id="rId2" w:history="1">
        <w:r w:rsidRPr="00D93DE2">
          <w:rPr>
            <w:rStyle w:val="Hyperlink"/>
          </w:rPr>
          <w:t>http://www.bing.com/images</w:t>
        </w:r>
      </w:hyperlink>
      <w:r>
        <w:t>.</w:t>
      </w:r>
    </w:p>
  </w:endnote>
  <w:endnote w:id="3">
    <w:p w:rsidR="00EE3A39" w:rsidRDefault="00EE3A39" w:rsidP="00384CC4">
      <w:pPr>
        <w:pStyle w:val="EndnoteText"/>
        <w:ind w:left="720" w:hanging="720"/>
      </w:pPr>
      <w:r>
        <w:t>[</w:t>
      </w:r>
      <w:r w:rsidRPr="00686A92">
        <w:rPr>
          <w:rStyle w:val="EndnoteReference"/>
        </w:rPr>
        <w:endnoteRef/>
      </w:r>
      <w:r>
        <w:t xml:space="preserve">]  </w:t>
      </w:r>
      <w:r>
        <w:tab/>
        <w:t xml:space="preserve">Yahoo! Image Search, </w:t>
      </w:r>
      <w:hyperlink r:id="rId3" w:history="1">
        <w:r w:rsidRPr="00D93DE2">
          <w:rPr>
            <w:rStyle w:val="Hyperlink"/>
          </w:rPr>
          <w:t>http://images.search.yahoo.com/</w:t>
        </w:r>
      </w:hyperlink>
      <w:r>
        <w:t>.</w:t>
      </w:r>
    </w:p>
    <w:p w:rsidR="00EE3A39" w:rsidRDefault="00EE3A39" w:rsidP="004A047A">
      <w:pPr>
        <w:pStyle w:val="EndnoteText"/>
      </w:pPr>
    </w:p>
  </w:endnote>
  <w:endnote w:id="4">
    <w:p w:rsidR="00EE3A39" w:rsidRPr="00D46D6A" w:rsidRDefault="00EE3A39" w:rsidP="004A047A">
      <w:pPr>
        <w:pStyle w:val="EndnoteText"/>
        <w:ind w:left="720" w:hanging="720"/>
        <w:rPr>
          <w:rFonts w:asciiTheme="majorBidi" w:hAnsiTheme="majorBidi" w:cstheme="majorBidi"/>
        </w:rPr>
      </w:pPr>
      <w:r>
        <w:t>[</w:t>
      </w:r>
      <w:r w:rsidRPr="00524559">
        <w:rPr>
          <w:rStyle w:val="EndnoteReference"/>
        </w:rPr>
        <w:endnoteRef/>
      </w:r>
      <w:r>
        <w:t xml:space="preserve">] </w:t>
      </w:r>
      <w:r>
        <w:tab/>
      </w:r>
      <w:r w:rsidRPr="00183068">
        <w:rPr>
          <w:rFonts w:asciiTheme="majorBidi" w:hAnsiTheme="majorBidi" w:cstheme="majorBidi"/>
        </w:rPr>
        <w:t>It’s 1999. Lowe, David G. (1999). "Object recognition from local scale-invarian</w:t>
      </w:r>
      <w:r>
        <w:rPr>
          <w:rFonts w:asciiTheme="majorBidi" w:hAnsiTheme="majorBidi" w:cstheme="majorBidi"/>
        </w:rPr>
        <w:t xml:space="preserve">t features". Proceedings of the </w:t>
      </w:r>
      <w:r w:rsidRPr="00183068">
        <w:rPr>
          <w:rFonts w:asciiTheme="majorBidi" w:hAnsiTheme="majorBidi" w:cstheme="majorBidi"/>
        </w:rPr>
        <w:t>International Conference on Computer Vision. 2. pp. 1150–115</w:t>
      </w:r>
      <w:r>
        <w:rPr>
          <w:rFonts w:asciiTheme="majorBidi" w:hAnsiTheme="majorBidi" w:cstheme="majorBidi"/>
        </w:rPr>
        <w:t>7. DOI:10.1109/ICCV.1999.790410.</w:t>
      </w:r>
    </w:p>
  </w:endnote>
  <w:endnote w:id="5">
    <w:p w:rsidR="00EE3A39" w:rsidRPr="000D2696" w:rsidRDefault="00EE3A39" w:rsidP="00384CC4">
      <w:pPr>
        <w:pStyle w:val="EndnoteText"/>
        <w:ind w:left="720" w:hanging="720"/>
        <w:rPr>
          <w:b/>
          <w:bCs/>
        </w:rPr>
      </w:pPr>
      <w:r>
        <w:t>[</w:t>
      </w:r>
      <w:r w:rsidRPr="000D2696">
        <w:rPr>
          <w:rStyle w:val="EndnoteReference"/>
        </w:rPr>
        <w:endnoteRef/>
      </w:r>
      <w:r>
        <w:t>]</w:t>
      </w:r>
      <w:r>
        <w:tab/>
      </w:r>
      <w:r w:rsidRPr="002553FD">
        <w:rPr>
          <w:rFonts w:asciiTheme="majorBidi" w:hAnsiTheme="majorBidi" w:cstheme="majorBidi"/>
        </w:rPr>
        <w:t xml:space="preserve">Luis von Ahn, Manuel Blum, Nicholas J. Hopper, and John Langford. CAPTCHA: Using hard AI problems for security. In Eli Biham, editor, </w:t>
      </w:r>
      <w:r w:rsidRPr="002553FD">
        <w:rPr>
          <w:rFonts w:asciiTheme="majorBidi" w:hAnsiTheme="majorBidi" w:cstheme="majorBidi"/>
          <w:i/>
          <w:iCs/>
        </w:rPr>
        <w:t>Advances in Cryptology – EUROCRYPT 2003, International Conference on the Theory and Applications of Cryptographic Techniques, Warsaw, Poland, May 4-8, 2003, Proceedings</w:t>
      </w:r>
      <w:r w:rsidRPr="002553FD">
        <w:rPr>
          <w:rFonts w:asciiTheme="majorBidi" w:hAnsiTheme="majorBidi" w:cstheme="majorBidi"/>
        </w:rPr>
        <w:t xml:space="preserve">, volume 2656 of </w:t>
      </w:r>
      <w:r w:rsidRPr="002553FD">
        <w:rPr>
          <w:rFonts w:asciiTheme="majorBidi" w:hAnsiTheme="majorBidi" w:cstheme="majorBidi"/>
          <w:i/>
          <w:iCs/>
        </w:rPr>
        <w:t>Lecture Notes in Computer Science</w:t>
      </w:r>
      <w:r w:rsidRPr="002553FD">
        <w:rPr>
          <w:rFonts w:asciiTheme="majorBidi" w:hAnsiTheme="majorBidi" w:cstheme="majorBidi"/>
        </w:rPr>
        <w:t>, pages 294–311. Springer, 2003.</w:t>
      </w:r>
    </w:p>
  </w:endnote>
  <w:endnote w:id="6">
    <w:p w:rsidR="00EE3A39" w:rsidRPr="002B2EB7" w:rsidRDefault="00EE3A39" w:rsidP="004A047A">
      <w:pPr>
        <w:pStyle w:val="EndnoteText"/>
        <w:ind w:left="720" w:hanging="720"/>
        <w:jc w:val="both"/>
        <w:rPr>
          <w:rFonts w:asciiTheme="majorBidi" w:hAnsiTheme="majorBidi" w:cstheme="majorBidi"/>
        </w:rPr>
      </w:pPr>
      <w:r>
        <w:t>[</w:t>
      </w:r>
      <w:r w:rsidRPr="000D2696">
        <w:rPr>
          <w:rStyle w:val="EndnoteReference"/>
        </w:rPr>
        <w:endnoteRef/>
      </w:r>
      <w:r>
        <w:t>]</w:t>
      </w:r>
      <w:r>
        <w:tab/>
      </w:r>
      <w:hyperlink r:id="rId4" w:history="1">
        <w:r w:rsidRPr="001057DF">
          <w:rPr>
            <w:rStyle w:val="Hyperlink"/>
            <w:rFonts w:asciiTheme="majorBidi" w:hAnsiTheme="majorBidi" w:cstheme="majorBidi"/>
            <w:color w:val="000000" w:themeColor="text1"/>
          </w:rPr>
          <w:t xml:space="preserve">Elie Bursztein , Matthieu Martin , John Mitchell, Text-based CAPTCHA strengths and weaknesses, Proceedings of the 18th ACM conference on Computer and communications security, October 17-21, 2011, Chicago, Illinois, USA </w:t>
        </w:r>
      </w:hyperlink>
      <w:r w:rsidRPr="001057DF">
        <w:rPr>
          <w:rFonts w:asciiTheme="majorBidi" w:hAnsiTheme="majorBidi" w:cstheme="majorBidi"/>
          <w:color w:val="000000" w:themeColor="text1"/>
        </w:rPr>
        <w:t>.</w:t>
      </w:r>
    </w:p>
  </w:endnote>
  <w:endnote w:id="7">
    <w:p w:rsidR="00EE3A39" w:rsidRDefault="00EE3A39" w:rsidP="004A047A">
      <w:pPr>
        <w:pStyle w:val="EndnoteText"/>
        <w:ind w:left="720" w:hanging="720"/>
      </w:pPr>
      <w:r>
        <w:t>[</w:t>
      </w:r>
      <w:r w:rsidRPr="00562D05">
        <w:rPr>
          <w:rStyle w:val="EndnoteReference"/>
        </w:rPr>
        <w:endnoteRef/>
      </w:r>
      <w:r>
        <w:t>]</w:t>
      </w:r>
      <w:r>
        <w:tab/>
      </w:r>
      <w:r w:rsidRPr="00504FD9">
        <w:t>O. Russakovsky and L. Fei-Fei, Attribute Learning in Large-scale Datasets. Proceedings of the 12th European Conference of Computer Vision (ECCV), 1st International Workshop on Parts and Attributes. 2010.</w:t>
      </w:r>
      <w:r>
        <w:t xml:space="preserve"> </w:t>
      </w:r>
    </w:p>
  </w:endnote>
  <w:endnote w:id="8">
    <w:p w:rsidR="00EE3A39" w:rsidRDefault="00EE3A39" w:rsidP="00384CC4">
      <w:pPr>
        <w:pStyle w:val="EndnoteText"/>
        <w:ind w:left="720" w:hanging="720"/>
      </w:pPr>
      <w:r>
        <w:t>[</w:t>
      </w:r>
      <w:r w:rsidRPr="0072262E">
        <w:rPr>
          <w:rStyle w:val="EndnoteReference"/>
        </w:rPr>
        <w:endnoteRef/>
      </w:r>
      <w:r>
        <w:t>]</w:t>
      </w:r>
      <w:r>
        <w:tab/>
        <w:t xml:space="preserve">Pixolu – find what you imagine, </w:t>
      </w:r>
      <w:hyperlink r:id="rId5" w:history="1">
        <w:r w:rsidRPr="00D93DE2">
          <w:rPr>
            <w:rStyle w:val="Hyperlink"/>
          </w:rPr>
          <w:t>http://www.pixolu.de/</w:t>
        </w:r>
      </w:hyperlink>
      <w:r>
        <w:t>.</w:t>
      </w:r>
    </w:p>
  </w:endnote>
  <w:endnote w:id="9">
    <w:p w:rsidR="00EE3A39" w:rsidRDefault="00EE3A39" w:rsidP="00384CC4">
      <w:pPr>
        <w:pStyle w:val="EndnoteText"/>
        <w:ind w:left="720" w:hanging="720"/>
      </w:pPr>
      <w:r>
        <w:t>[</w:t>
      </w:r>
      <w:r w:rsidRPr="00C21E06">
        <w:rPr>
          <w:rStyle w:val="EndnoteReference"/>
        </w:rPr>
        <w:endnoteRef/>
      </w:r>
      <w:r>
        <w:t>]</w:t>
      </w:r>
      <w:r>
        <w:tab/>
        <w:t>Nachofoto, http://nachofoto.com.</w:t>
      </w:r>
    </w:p>
  </w:endnote>
  <w:endnote w:id="10">
    <w:p w:rsidR="00EE3A39" w:rsidRDefault="00EE3A39" w:rsidP="00384CC4">
      <w:pPr>
        <w:pStyle w:val="EndnoteText"/>
        <w:ind w:left="720" w:hanging="720"/>
      </w:pPr>
      <w:r>
        <w:t>[</w:t>
      </w:r>
      <w:r w:rsidRPr="00736D87">
        <w:rPr>
          <w:rStyle w:val="EndnoteReference"/>
        </w:rPr>
        <w:endnoteRef/>
      </w:r>
      <w:r>
        <w:t>]</w:t>
      </w:r>
      <w:r>
        <w:tab/>
        <w:t xml:space="preserve">TinEye Reverse Image Search, </w:t>
      </w:r>
      <w:r w:rsidRPr="00384CC4">
        <w:t>http://www.tineye.com/</w:t>
      </w:r>
      <w:r>
        <w:t>.</w:t>
      </w:r>
    </w:p>
  </w:endnote>
  <w:endnote w:id="11">
    <w:p w:rsidR="00EE3A39" w:rsidRDefault="00EE3A39" w:rsidP="00384CC4">
      <w:pPr>
        <w:pStyle w:val="EndnoteText"/>
        <w:ind w:left="720" w:hanging="720"/>
      </w:pPr>
      <w:r>
        <w:t>[</w:t>
      </w:r>
      <w:r w:rsidRPr="00B06BD6">
        <w:rPr>
          <w:rStyle w:val="EndnoteReference"/>
        </w:rPr>
        <w:endnoteRef/>
      </w:r>
      <w:r>
        <w:t>]</w:t>
      </w:r>
      <w:r>
        <w:tab/>
        <w:t xml:space="preserve">MUFIN : The MUFIN Project, </w:t>
      </w:r>
      <w:hyperlink r:id="rId6" w:history="1">
        <w:r w:rsidRPr="00D93DE2">
          <w:rPr>
            <w:rStyle w:val="Hyperlink"/>
          </w:rPr>
          <w:t>http://mufin.fi.muni.cz/tiki-index.php</w:t>
        </w:r>
      </w:hyperlink>
      <w:r>
        <w:t>.</w:t>
      </w:r>
    </w:p>
  </w:endnote>
  <w:endnote w:id="12">
    <w:p w:rsidR="00EE3A39" w:rsidRDefault="00EE3A39" w:rsidP="00384CC4">
      <w:pPr>
        <w:pStyle w:val="EndnoteText"/>
        <w:ind w:left="720" w:hanging="720"/>
      </w:pPr>
      <w:r>
        <w:t>[</w:t>
      </w:r>
      <w:r w:rsidRPr="00672CB5">
        <w:rPr>
          <w:rStyle w:val="EndnoteReference"/>
        </w:rPr>
        <w:endnoteRef/>
      </w:r>
      <w:r>
        <w:t>]</w:t>
      </w:r>
      <w:r>
        <w:tab/>
        <w:t xml:space="preserve">fotobanka Profmedia – fotografie, ilustrace &amp; video, </w:t>
      </w:r>
      <w:hyperlink r:id="rId7" w:history="1">
        <w:r w:rsidRPr="00D93DE2">
          <w:rPr>
            <w:rStyle w:val="Hyperlink"/>
          </w:rPr>
          <w:t>http://www.profimedia.cz/</w:t>
        </w:r>
      </w:hyperlink>
      <w:r>
        <w:t>/</w:t>
      </w:r>
    </w:p>
    <w:p w:rsidR="00EE3A39" w:rsidRDefault="00EE3A39" w:rsidP="004A047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A96" w:rsidRDefault="00235A96" w:rsidP="004A047A">
      <w:pPr>
        <w:spacing w:after="0" w:line="240" w:lineRule="auto"/>
      </w:pPr>
      <w:r>
        <w:separator/>
      </w:r>
    </w:p>
  </w:footnote>
  <w:footnote w:type="continuationSeparator" w:id="0">
    <w:p w:rsidR="00235A96" w:rsidRDefault="00235A96" w:rsidP="004A04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07DF9"/>
    <w:multiLevelType w:val="hybridMultilevel"/>
    <w:tmpl w:val="E60C1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2E0B65"/>
    <w:multiLevelType w:val="hybridMultilevel"/>
    <w:tmpl w:val="A15A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12AD8"/>
    <w:multiLevelType w:val="hybridMultilevel"/>
    <w:tmpl w:val="9D38E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1E13DE8"/>
    <w:multiLevelType w:val="hybridMultilevel"/>
    <w:tmpl w:val="483CBC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mid Khalafbeigi">
    <w15:presenceInfo w15:providerId="Windows Live" w15:userId="f9d12d7dc4df76b3"/>
  </w15:person>
  <w15:person w15:author="QAZVIN">
    <w15:presenceInfo w15:providerId="None" w15:userId="QAZV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47A"/>
    <w:rsid w:val="00045F32"/>
    <w:rsid w:val="000E1513"/>
    <w:rsid w:val="000E2FAC"/>
    <w:rsid w:val="00100B64"/>
    <w:rsid w:val="001354A4"/>
    <w:rsid w:val="0015214E"/>
    <w:rsid w:val="001F75D1"/>
    <w:rsid w:val="00235A96"/>
    <w:rsid w:val="002558A8"/>
    <w:rsid w:val="002E6EC7"/>
    <w:rsid w:val="00384CC4"/>
    <w:rsid w:val="003A3944"/>
    <w:rsid w:val="00486761"/>
    <w:rsid w:val="004A047A"/>
    <w:rsid w:val="005346D5"/>
    <w:rsid w:val="00536439"/>
    <w:rsid w:val="00561DE0"/>
    <w:rsid w:val="00601F2B"/>
    <w:rsid w:val="00631A4D"/>
    <w:rsid w:val="006B45B4"/>
    <w:rsid w:val="006D48BB"/>
    <w:rsid w:val="006F40B6"/>
    <w:rsid w:val="00701201"/>
    <w:rsid w:val="00783BAF"/>
    <w:rsid w:val="007C5346"/>
    <w:rsid w:val="008059D5"/>
    <w:rsid w:val="00825F9C"/>
    <w:rsid w:val="008A2641"/>
    <w:rsid w:val="009B1237"/>
    <w:rsid w:val="00A163B3"/>
    <w:rsid w:val="00AC758D"/>
    <w:rsid w:val="00AE11E1"/>
    <w:rsid w:val="00B704DF"/>
    <w:rsid w:val="00BE2604"/>
    <w:rsid w:val="00D160D2"/>
    <w:rsid w:val="00D677FF"/>
    <w:rsid w:val="00DA4EF6"/>
    <w:rsid w:val="00E82F30"/>
    <w:rsid w:val="00EE3A39"/>
    <w:rsid w:val="00F40399"/>
    <w:rsid w:val="00F706EE"/>
    <w:rsid w:val="00F80C07"/>
    <w:rsid w:val="00FB204E"/>
    <w:rsid w:val="00FD75B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002A1"/>
  <w15:docId w15:val="{2C54AFEA-6932-40FD-83D1-52E95090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4A047A"/>
    <w:pPr>
      <w:keepNext/>
      <w:keepLines/>
      <w:bidi w:val="0"/>
      <w:spacing w:before="480" w:after="0" w:line="276" w:lineRule="auto"/>
      <w:outlineLvl w:val="0"/>
    </w:pPr>
    <w:rPr>
      <w:rFonts w:asciiTheme="majorHAnsi" w:eastAsiaTheme="majorEastAsia" w:hAnsiTheme="majorHAnsi" w:cstheme="majorBidi"/>
      <w:b/>
      <w:bCs/>
      <w:color w:val="2E74B5" w:themeColor="accent1" w:themeShade="BF"/>
      <w:sz w:val="28"/>
      <w:szCs w:val="28"/>
      <w:lang w:bidi="ar-SA"/>
    </w:rPr>
  </w:style>
  <w:style w:type="paragraph" w:styleId="Heading2">
    <w:name w:val="heading 2"/>
    <w:basedOn w:val="Heading1"/>
    <w:next w:val="Normal"/>
    <w:link w:val="Heading2Char"/>
    <w:uiPriority w:val="9"/>
    <w:unhideWhenUsed/>
    <w:qFormat/>
    <w:rsid w:val="004A047A"/>
    <w:pPr>
      <w:spacing w:before="360" w:after="240" w:line="480" w:lineRule="auto"/>
      <w:outlineLvl w:val="1"/>
    </w:pPr>
    <w:rPr>
      <w:rFonts w:asciiTheme="majorBidi" w:hAnsiTheme="majorBidi"/>
      <w:b w:val="0"/>
      <w:bCs w:val="0"/>
      <w:color w:val="auto"/>
      <w:sz w:val="24"/>
      <w:szCs w:val="26"/>
    </w:rPr>
  </w:style>
  <w:style w:type="paragraph" w:styleId="Heading3">
    <w:name w:val="heading 3"/>
    <w:basedOn w:val="Heading2"/>
    <w:next w:val="Normal"/>
    <w:link w:val="Heading3Char"/>
    <w:uiPriority w:val="9"/>
    <w:unhideWhenUsed/>
    <w:qFormat/>
    <w:rsid w:val="004A047A"/>
    <w:pPr>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47A"/>
    <w:rPr>
      <w:rFonts w:asciiTheme="majorHAnsi" w:eastAsiaTheme="majorEastAsia" w:hAnsiTheme="majorHAnsi" w:cstheme="majorBidi"/>
      <w:b/>
      <w:bCs/>
      <w:color w:val="2E74B5" w:themeColor="accent1" w:themeShade="BF"/>
      <w:sz w:val="28"/>
      <w:szCs w:val="28"/>
      <w:lang w:bidi="ar-SA"/>
    </w:rPr>
  </w:style>
  <w:style w:type="character" w:customStyle="1" w:styleId="Heading2Char">
    <w:name w:val="Heading 2 Char"/>
    <w:basedOn w:val="DefaultParagraphFont"/>
    <w:link w:val="Heading2"/>
    <w:uiPriority w:val="9"/>
    <w:rsid w:val="004A047A"/>
    <w:rPr>
      <w:rFonts w:asciiTheme="majorBidi" w:eastAsiaTheme="majorEastAsia" w:hAnsiTheme="majorBidi" w:cstheme="majorBidi"/>
      <w:sz w:val="24"/>
      <w:szCs w:val="26"/>
      <w:lang w:bidi="ar-SA"/>
    </w:rPr>
  </w:style>
  <w:style w:type="character" w:customStyle="1" w:styleId="Heading3Char">
    <w:name w:val="Heading 3 Char"/>
    <w:basedOn w:val="DefaultParagraphFont"/>
    <w:link w:val="Heading3"/>
    <w:uiPriority w:val="9"/>
    <w:rsid w:val="004A047A"/>
    <w:rPr>
      <w:rFonts w:asciiTheme="majorBidi" w:eastAsiaTheme="majorEastAsia" w:hAnsiTheme="majorBidi" w:cstheme="majorBidi"/>
      <w:bCs/>
      <w:sz w:val="24"/>
      <w:szCs w:val="26"/>
      <w:lang w:bidi="ar-SA"/>
    </w:rPr>
  </w:style>
  <w:style w:type="paragraph" w:styleId="NoSpacing">
    <w:name w:val="No Spacing"/>
    <w:uiPriority w:val="1"/>
    <w:qFormat/>
    <w:rsid w:val="004A047A"/>
    <w:pPr>
      <w:spacing w:after="0" w:line="240" w:lineRule="auto"/>
    </w:pPr>
    <w:rPr>
      <w:lang w:bidi="ar-SA"/>
    </w:rPr>
  </w:style>
  <w:style w:type="paragraph" w:styleId="EndnoteText">
    <w:name w:val="endnote text"/>
    <w:basedOn w:val="Normal"/>
    <w:link w:val="EndnoteTextChar"/>
    <w:uiPriority w:val="99"/>
    <w:unhideWhenUsed/>
    <w:rsid w:val="004A047A"/>
    <w:pPr>
      <w:bidi w:val="0"/>
      <w:spacing w:after="0" w:line="240" w:lineRule="auto"/>
    </w:pPr>
    <w:rPr>
      <w:rFonts w:eastAsiaTheme="minorEastAsia"/>
      <w:sz w:val="20"/>
      <w:szCs w:val="20"/>
      <w:lang w:bidi="ar-SA"/>
    </w:rPr>
  </w:style>
  <w:style w:type="character" w:customStyle="1" w:styleId="EndnoteTextChar">
    <w:name w:val="Endnote Text Char"/>
    <w:basedOn w:val="DefaultParagraphFont"/>
    <w:link w:val="EndnoteText"/>
    <w:uiPriority w:val="99"/>
    <w:rsid w:val="004A047A"/>
    <w:rPr>
      <w:rFonts w:eastAsiaTheme="minorEastAsia"/>
      <w:sz w:val="20"/>
      <w:szCs w:val="20"/>
      <w:lang w:bidi="ar-SA"/>
    </w:rPr>
  </w:style>
  <w:style w:type="character" w:styleId="EndnoteReference">
    <w:name w:val="endnote reference"/>
    <w:basedOn w:val="DefaultParagraphFont"/>
    <w:uiPriority w:val="99"/>
    <w:semiHidden/>
    <w:unhideWhenUsed/>
    <w:rsid w:val="004A047A"/>
    <w:rPr>
      <w:vertAlign w:val="superscript"/>
    </w:rPr>
  </w:style>
  <w:style w:type="character" w:styleId="Hyperlink">
    <w:name w:val="Hyperlink"/>
    <w:basedOn w:val="DefaultParagraphFont"/>
    <w:uiPriority w:val="99"/>
    <w:unhideWhenUsed/>
    <w:rsid w:val="004A047A"/>
    <w:rPr>
      <w:color w:val="0563C1" w:themeColor="hyperlink"/>
      <w:u w:val="single"/>
    </w:rPr>
  </w:style>
  <w:style w:type="paragraph" w:styleId="Caption">
    <w:name w:val="caption"/>
    <w:basedOn w:val="Normal"/>
    <w:next w:val="Normal"/>
    <w:uiPriority w:val="35"/>
    <w:unhideWhenUsed/>
    <w:qFormat/>
    <w:rsid w:val="004A047A"/>
    <w:pPr>
      <w:bidi w:val="0"/>
      <w:spacing w:after="200" w:line="240" w:lineRule="auto"/>
    </w:pPr>
    <w:rPr>
      <w:b/>
      <w:bCs/>
      <w:color w:val="5B9BD5" w:themeColor="accent1"/>
      <w:sz w:val="18"/>
      <w:szCs w:val="18"/>
      <w:lang w:bidi="ar-SA"/>
    </w:rPr>
  </w:style>
  <w:style w:type="paragraph" w:styleId="FootnoteText">
    <w:name w:val="footnote text"/>
    <w:basedOn w:val="Normal"/>
    <w:link w:val="FootnoteTextChar"/>
    <w:uiPriority w:val="99"/>
    <w:semiHidden/>
    <w:unhideWhenUsed/>
    <w:rsid w:val="004A04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047A"/>
    <w:rPr>
      <w:sz w:val="20"/>
      <w:szCs w:val="20"/>
    </w:rPr>
  </w:style>
  <w:style w:type="character" w:styleId="FootnoteReference">
    <w:name w:val="footnote reference"/>
    <w:basedOn w:val="DefaultParagraphFont"/>
    <w:uiPriority w:val="99"/>
    <w:semiHidden/>
    <w:unhideWhenUsed/>
    <w:rsid w:val="004A047A"/>
    <w:rPr>
      <w:vertAlign w:val="superscript"/>
    </w:rPr>
  </w:style>
  <w:style w:type="paragraph" w:styleId="BalloonText">
    <w:name w:val="Balloon Text"/>
    <w:basedOn w:val="Normal"/>
    <w:link w:val="BalloonTextChar"/>
    <w:uiPriority w:val="99"/>
    <w:semiHidden/>
    <w:unhideWhenUsed/>
    <w:rsid w:val="00B70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4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images.search.yahoo.com/" TargetMode="External"/><Relationship Id="rId7" Type="http://schemas.openxmlformats.org/officeDocument/2006/relationships/hyperlink" Target="http://www.profimedia.cz/" TargetMode="External"/><Relationship Id="rId2" Type="http://schemas.openxmlformats.org/officeDocument/2006/relationships/hyperlink" Target="http://www.bing.com/images" TargetMode="External"/><Relationship Id="rId1" Type="http://schemas.openxmlformats.org/officeDocument/2006/relationships/hyperlink" Target="http://www.google.com/imghp?hl=en&amp;tab=wi" TargetMode="External"/><Relationship Id="rId6" Type="http://schemas.openxmlformats.org/officeDocument/2006/relationships/hyperlink" Target="http://mufin.fi.muni.cz/tiki-index.php" TargetMode="External"/><Relationship Id="rId5" Type="http://schemas.openxmlformats.org/officeDocument/2006/relationships/hyperlink" Target="http://www.pixolu.de/" TargetMode="External"/><Relationship Id="rId4" Type="http://schemas.openxmlformats.org/officeDocument/2006/relationships/hyperlink" Target="http://dl.acm.org/citation.cfm?id=2046724&amp;CFID=88791706&amp;CFTOKEN=981981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C9B0-27B6-497F-B720-D24FB800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3816</Words>
  <Characters>21757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dc:creator>
  <cp:keywords/>
  <dc:description/>
  <cp:lastModifiedBy>Omid Khalafbeigi</cp:lastModifiedBy>
  <cp:revision>7</cp:revision>
  <cp:lastPrinted>2020-01-01T18:34:00Z</cp:lastPrinted>
  <dcterms:created xsi:type="dcterms:W3CDTF">2019-12-31T17:04:00Z</dcterms:created>
  <dcterms:modified xsi:type="dcterms:W3CDTF">2020-01-01T18:35:00Z</dcterms:modified>
</cp:coreProperties>
</file>